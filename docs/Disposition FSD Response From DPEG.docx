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EA90F47" w:rsidP="5EA90F47" w:rsidRDefault="008A222E" w14:paraId="61A4DE23" w14:textId="488DAFB6">
      <w:pPr>
        <w:rPr>
          <w:rFonts w:ascii="Calibri" w:hAnsi="Calibri" w:eastAsia="Calibri" w:cs="Calibri"/>
          <w:b/>
          <w:bCs/>
          <w:color w:val="2C3E50"/>
          <w:sz w:val="25"/>
          <w:szCs w:val="25"/>
        </w:rPr>
      </w:pPr>
      <w:r>
        <w:rPr>
          <w:rFonts w:ascii="Calibri" w:hAnsi="Calibri" w:eastAsia="Calibri" w:cs="Calibri"/>
          <w:b/>
          <w:bCs/>
          <w:color w:val="2C3E50"/>
          <w:sz w:val="25"/>
          <w:szCs w:val="25"/>
        </w:rPr>
        <w:t xml:space="preserve"> </w:t>
      </w:r>
    </w:p>
    <w:p w:rsidR="00C4339A" w:rsidP="0C974575" w:rsidRDefault="1168C7E1" w14:paraId="7E658BC5" w14:textId="50E3797D">
      <w:pPr>
        <w:pStyle w:val="Heading4"/>
        <w:rPr>
          <w:rFonts w:ascii="Calibri" w:hAnsi="Calibri" w:eastAsia="Calibri" w:cs="Calibri"/>
          <w:color w:val="2E74B5"/>
          <w:sz w:val="40"/>
          <w:szCs w:val="40"/>
        </w:rPr>
      </w:pPr>
      <w:r w:rsidRPr="0C974575">
        <w:rPr>
          <w:rFonts w:ascii="Calibri" w:hAnsi="Calibri" w:eastAsia="Calibri" w:cs="Calibri"/>
          <w:color w:val="2E74B5"/>
          <w:sz w:val="40"/>
          <w:szCs w:val="40"/>
        </w:rPr>
        <w:t>Part II — Dispositions</w:t>
      </w:r>
    </w:p>
    <w:p w:rsidR="00C4339A" w:rsidP="002A0411" w:rsidRDefault="1168C7E1" w14:paraId="76A0EC38" w14:textId="01981F51">
      <w:pPr>
        <w:pStyle w:val="Heading2"/>
        <w:numPr>
          <w:ilvl w:val="0"/>
          <w:numId w:val="9"/>
        </w:numPr>
        <w:spacing w:before="280" w:after="120"/>
        <w:rPr>
          <w:rFonts w:ascii="Calibri" w:hAnsi="Calibri" w:eastAsia="Calibri" w:cs="Calibri"/>
          <w:b/>
          <w:bCs/>
          <w:color w:val="2C3E50"/>
          <w:sz w:val="26"/>
          <w:szCs w:val="26"/>
        </w:rPr>
      </w:pPr>
      <w:r w:rsidRPr="0C974575">
        <w:rPr>
          <w:rFonts w:ascii="Calibri" w:hAnsi="Calibri" w:eastAsia="Calibri" w:cs="Calibri"/>
          <w:b/>
          <w:bCs/>
          <w:color w:val="2C3E50"/>
          <w:sz w:val="26"/>
          <w:szCs w:val="26"/>
        </w:rPr>
        <w:t>Key Milestones</w:t>
      </w:r>
    </w:p>
    <w:p w:rsidR="002A0411" w:rsidP="00992D9B" w:rsidRDefault="00992D9B" w14:paraId="51493C38" w14:textId="5147E15A">
      <w:r w:rsidR="00992D9B">
        <w:rPr/>
        <w:t xml:space="preserve">If </w:t>
      </w:r>
      <w:r w:rsidR="23296789">
        <w:rPr/>
        <w:t>going</w:t>
      </w:r>
      <w:r w:rsidR="00992D9B">
        <w:rPr/>
        <w:t xml:space="preserve"> to be listed on market</w:t>
      </w:r>
    </w:p>
    <w:p w:rsidR="00992D9B" w:rsidP="00992D9B" w:rsidRDefault="00E62A99" w14:paraId="16619189" w14:textId="44E25BAC">
      <w:pPr>
        <w:pStyle w:val="ListParagraph"/>
        <w:numPr>
          <w:ilvl w:val="0"/>
          <w:numId w:val="9"/>
        </w:numPr>
      </w:pPr>
      <w:r>
        <w:t>Reach out to brokers to get BOV</w:t>
      </w:r>
    </w:p>
    <w:p w:rsidR="00E62A99" w:rsidP="00E62A99" w:rsidRDefault="00E62A99" w14:paraId="78A9BCC8" w14:textId="0CE00118">
      <w:pPr>
        <w:pStyle w:val="ListParagraph"/>
        <w:numPr>
          <w:ilvl w:val="0"/>
          <w:numId w:val="9"/>
        </w:numPr>
      </w:pPr>
      <w:r>
        <w:t>Filter thru BOVs and pick one (if a specific broker sold me a deal I will sell it back thru them)</w:t>
      </w:r>
    </w:p>
    <w:p w:rsidR="00E62A99" w:rsidP="00E62A99" w:rsidRDefault="000530A1" w14:paraId="158FA43B" w14:textId="1728DDEC">
      <w:pPr>
        <w:pStyle w:val="ListParagraph"/>
        <w:numPr>
          <w:ilvl w:val="0"/>
          <w:numId w:val="9"/>
        </w:numPr>
        <w:rPr>
          <w:ins w:author="Sofia Kanani" w:date="2026-07-22T11:09:00Z" w16du:dateUtc="2026-07-22T16:09:00Z" w:id="0"/>
        </w:rPr>
      </w:pPr>
      <w:r>
        <w:t>Pick one jockey and follow up with all the offers and details coming in</w:t>
      </w:r>
    </w:p>
    <w:p w:rsidR="00921324" w:rsidP="00E62A99" w:rsidRDefault="00921324" w14:paraId="7207D3D6" w14:textId="151FB6B3">
      <w:pPr>
        <w:pStyle w:val="ListParagraph"/>
        <w:numPr>
          <w:ilvl w:val="0"/>
          <w:numId w:val="9"/>
        </w:numPr>
      </w:pPr>
      <w:ins w:author="Sofia Kanani" w:date="2026-07-22T11:09:00Z" w16du:dateUtc="2026-07-22T16:09:00Z" w:id="1">
        <w:r>
          <w:t xml:space="preserve">OM COMES HERE. </w:t>
        </w:r>
      </w:ins>
    </w:p>
    <w:p w:rsidR="000530A1" w:rsidP="00E62A99" w:rsidRDefault="000530A1" w14:paraId="5B4CBB6B" w14:textId="14E24E65">
      <w:pPr>
        <w:pStyle w:val="ListParagraph"/>
        <w:numPr>
          <w:ilvl w:val="0"/>
          <w:numId w:val="9"/>
        </w:numPr>
      </w:pPr>
      <w:r>
        <w:t>Give them about 2 months total (if no traction within 1 month with offers or anything we will internally discuss)</w:t>
      </w:r>
    </w:p>
    <w:p w:rsidR="000530A1" w:rsidP="00E62A99" w:rsidRDefault="000530A1" w14:paraId="41E2D7AA" w14:textId="5189CB72">
      <w:pPr>
        <w:pStyle w:val="ListParagraph"/>
        <w:numPr>
          <w:ilvl w:val="0"/>
          <w:numId w:val="9"/>
        </w:numPr>
      </w:pPr>
      <w:r>
        <w:t>Pick an offer to take to finish line</w:t>
      </w:r>
      <w:r w:rsidR="00AA362B">
        <w:t xml:space="preserve"> - NDA</w:t>
      </w:r>
    </w:p>
    <w:p w:rsidR="000530A1" w:rsidP="00E62A99" w:rsidRDefault="000530A1" w14:paraId="787E1421" w14:textId="48C44CA5">
      <w:pPr>
        <w:pStyle w:val="ListParagraph"/>
        <w:numPr>
          <w:ilvl w:val="0"/>
          <w:numId w:val="9"/>
        </w:numPr>
      </w:pPr>
      <w:r>
        <w:t>Back and forth on LOI</w:t>
      </w:r>
    </w:p>
    <w:p w:rsidR="000530A1" w:rsidP="00E62A99" w:rsidRDefault="000530A1" w14:paraId="50B05CDE" w14:textId="656E555D">
      <w:pPr>
        <w:pStyle w:val="ListParagraph"/>
        <w:numPr>
          <w:ilvl w:val="0"/>
          <w:numId w:val="9"/>
        </w:numPr>
      </w:pPr>
      <w:r>
        <w:t>Back and forth on PSA</w:t>
      </w:r>
      <w:r w:rsidR="00312B5F">
        <w:t xml:space="preserve"> (final </w:t>
      </w:r>
      <w:r w:rsidR="00ED283A">
        <w:t>sell</w:t>
      </w:r>
      <w:r w:rsidR="00312B5F">
        <w:t xml:space="preserve"> terms)</w:t>
      </w:r>
    </w:p>
    <w:p w:rsidR="00992D9B" w:rsidP="00992D9B" w:rsidRDefault="005903E1" w14:paraId="006F7FE8" w14:textId="6E98788E">
      <w:pPr>
        <w:pStyle w:val="ListParagraph"/>
        <w:numPr>
          <w:ilvl w:val="0"/>
          <w:numId w:val="9"/>
        </w:numPr>
      </w:pPr>
      <w:r>
        <w:t>Close on the set date</w:t>
      </w:r>
      <w:r w:rsidR="00312B5F">
        <w:t xml:space="preserve"> (wire sent from buyer)</w:t>
      </w:r>
    </w:p>
    <w:p w:rsidR="00992D9B" w:rsidP="00992D9B" w:rsidRDefault="00992D9B" w14:paraId="727C3DD5" w14:textId="17D5F97D">
      <w:r>
        <w:t>If selling off market</w:t>
      </w:r>
    </w:p>
    <w:p w:rsidR="00992D9B" w:rsidP="00992D9B" w:rsidRDefault="005903E1" w14:paraId="5B117589" w14:textId="20247539">
      <w:pPr>
        <w:pStyle w:val="ListParagraph"/>
        <w:numPr>
          <w:ilvl w:val="0"/>
          <w:numId w:val="9"/>
        </w:numPr>
      </w:pPr>
      <w:r>
        <w:t>Get NDA signed by potential purchasing party</w:t>
      </w:r>
    </w:p>
    <w:p w:rsidR="005903E1" w:rsidP="00992D9B" w:rsidRDefault="005903E1" w14:paraId="0ABE22B9" w14:textId="52F5E067">
      <w:pPr>
        <w:pStyle w:val="ListParagraph"/>
        <w:numPr>
          <w:ilvl w:val="0"/>
          <w:numId w:val="9"/>
        </w:numPr>
      </w:pPr>
      <w:r>
        <w:t>Get NDA signed by the broker connecting us if there is one</w:t>
      </w:r>
    </w:p>
    <w:p w:rsidR="005903E1" w:rsidP="00992D9B" w:rsidRDefault="005903E1" w14:paraId="70835BF0" w14:textId="22589B97">
      <w:pPr>
        <w:pStyle w:val="ListParagraph"/>
        <w:numPr>
          <w:ilvl w:val="0"/>
          <w:numId w:val="9"/>
        </w:numPr>
      </w:pPr>
      <w:r>
        <w:t>Counter sign both NDA’s</w:t>
      </w:r>
    </w:p>
    <w:p w:rsidR="005903E1" w:rsidP="00992D9B" w:rsidRDefault="005903E1" w14:paraId="3FEE5CF1" w14:textId="25E47C9D">
      <w:pPr>
        <w:pStyle w:val="ListParagraph"/>
        <w:numPr>
          <w:ilvl w:val="0"/>
          <w:numId w:val="9"/>
        </w:numPr>
      </w:pPr>
      <w:r>
        <w:t>Save the NDA in server</w:t>
      </w:r>
    </w:p>
    <w:p w:rsidR="0099481A" w:rsidP="0099481A" w:rsidRDefault="0099481A" w14:paraId="5408F7B6" w14:textId="539155FC">
      <w:pPr>
        <w:pStyle w:val="ListParagraph"/>
        <w:numPr>
          <w:ilvl w:val="0"/>
          <w:numId w:val="9"/>
        </w:numPr>
      </w:pPr>
      <w:r>
        <w:t>Release pertinent info</w:t>
      </w:r>
    </w:p>
    <w:p w:rsidR="0099481A" w:rsidP="0099481A" w:rsidRDefault="0099481A" w14:paraId="52A0F989" w14:textId="1582DA46">
      <w:pPr>
        <w:pStyle w:val="ListParagraph"/>
        <w:numPr>
          <w:ilvl w:val="0"/>
          <w:numId w:val="9"/>
        </w:numPr>
      </w:pPr>
      <w:r>
        <w:t xml:space="preserve">Start timer for a week to follow up if they have any more questions or concerns. </w:t>
      </w:r>
    </w:p>
    <w:p w:rsidR="00312B5F" w:rsidP="00312B5F" w:rsidRDefault="00312B5F" w14:paraId="0E1F15FB" w14:textId="77777777">
      <w:pPr>
        <w:pStyle w:val="ListParagraph"/>
        <w:numPr>
          <w:ilvl w:val="0"/>
          <w:numId w:val="9"/>
        </w:numPr>
      </w:pPr>
      <w:r>
        <w:t>Pick an offer to take to finish line</w:t>
      </w:r>
    </w:p>
    <w:p w:rsidR="00312B5F" w:rsidP="00312B5F" w:rsidRDefault="00312B5F" w14:paraId="599AF6D4" w14:textId="77777777">
      <w:pPr>
        <w:pStyle w:val="ListParagraph"/>
        <w:numPr>
          <w:ilvl w:val="0"/>
          <w:numId w:val="9"/>
        </w:numPr>
      </w:pPr>
      <w:r>
        <w:t>Back and forth on LOI</w:t>
      </w:r>
    </w:p>
    <w:p w:rsidR="00312B5F" w:rsidP="00312B5F" w:rsidRDefault="00312B5F" w14:paraId="28FC0925" w14:textId="77777777">
      <w:pPr>
        <w:pStyle w:val="ListParagraph"/>
        <w:numPr>
          <w:ilvl w:val="0"/>
          <w:numId w:val="9"/>
        </w:numPr>
      </w:pPr>
      <w:r>
        <w:t>Back and forth on PSA (final deal terms)</w:t>
      </w:r>
    </w:p>
    <w:p w:rsidR="00312B5F" w:rsidP="00312B5F" w:rsidRDefault="00312B5F" w14:paraId="054A4AAA" w14:textId="2FB7973C">
      <w:pPr>
        <w:pStyle w:val="ListParagraph"/>
        <w:numPr>
          <w:ilvl w:val="0"/>
          <w:numId w:val="9"/>
        </w:numPr>
      </w:pPr>
      <w:r>
        <w:t>Close on the set date (wire sent from buyer)</w:t>
      </w:r>
    </w:p>
    <w:p w:rsidR="00C4339A" w:rsidP="0C974575" w:rsidRDefault="1168C7E1" w14:paraId="70CE1952" w14:textId="379A6929">
      <w:pPr>
        <w:pStyle w:val="Heading2"/>
        <w:spacing w:before="280" w:after="120"/>
        <w:rPr>
          <w:rFonts w:ascii="Calibri" w:hAnsi="Calibri" w:eastAsia="Calibri" w:cs="Calibri"/>
          <w:b/>
          <w:bCs/>
          <w:color w:val="2C3E50"/>
          <w:sz w:val="26"/>
          <w:szCs w:val="26"/>
        </w:rPr>
      </w:pPr>
      <w:r w:rsidRPr="0C974575">
        <w:rPr>
          <w:rFonts w:ascii="Calibri" w:hAnsi="Calibri" w:eastAsia="Calibri" w:cs="Calibri"/>
          <w:b/>
          <w:bCs/>
          <w:color w:val="2C3E50"/>
          <w:sz w:val="26"/>
          <w:szCs w:val="26"/>
        </w:rPr>
        <w:t>2. NDA Tracker</w:t>
      </w:r>
    </w:p>
    <w:p w:rsidR="00C4339A" w:rsidP="0C974575" w:rsidRDefault="1168C7E1" w14:paraId="65B3B156" w14:textId="6305B156">
      <w:pPr>
        <w:spacing w:after="12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Before any confidential disposition materials are released, the buyer must sign an NDA.</w:t>
      </w:r>
    </w:p>
    <w:p w:rsidRPr="00635238" w:rsidR="00C4339A" w:rsidP="0C974575" w:rsidRDefault="1168C7E1" w14:paraId="3BB228AD" w14:textId="001872A1">
      <w:pPr>
        <w:spacing w:after="120" w:line="259" w:lineRule="auto"/>
        <w:rPr>
          <w:rFonts w:ascii="Calibri" w:hAnsi="Calibri" w:eastAsia="Calibri" w:cs="Calibri"/>
          <w:color w:val="538135"/>
        </w:rPr>
      </w:pPr>
      <w:r w:rsidRPr="00635238">
        <w:rPr>
          <w:rFonts w:ascii="Calibri" w:hAnsi="Calibri" w:eastAsia="Calibri" w:cs="Calibri"/>
          <w:b/>
          <w:bCs/>
          <w:color w:val="538135"/>
        </w:rPr>
        <w:t xml:space="preserve">[Avanza Response] </w:t>
      </w:r>
    </w:p>
    <w:p w:rsidR="00C4339A" w:rsidP="0C974575" w:rsidRDefault="1168C7E1" w14:paraId="29293FFD" w14:textId="0CE92F21">
      <w:pPr>
        <w:spacing w:after="120" w:line="259" w:lineRule="auto"/>
        <w:rPr>
          <w:rFonts w:ascii="Calibri" w:hAnsi="Calibri" w:eastAsia="Calibri" w:cs="Calibri"/>
          <w:color w:val="000000" w:themeColor="text1"/>
          <w:sz w:val="22"/>
          <w:szCs w:val="22"/>
        </w:rPr>
      </w:pPr>
      <w:r w:rsidRPr="00635238">
        <w:rPr>
          <w:rFonts w:ascii="Calibri" w:hAnsi="Calibri" w:eastAsia="Calibri" w:cs="Calibri"/>
          <w:color w:val="000000" w:themeColor="text1"/>
          <w:sz w:val="22"/>
          <w:szCs w:val="22"/>
        </w:rPr>
        <w:t>[Yes, we will add NDA workflow before any confidential material release, for more details check below response related to NDA template.]</w:t>
      </w:r>
    </w:p>
    <w:p w:rsidR="00C4339A" w:rsidP="0C974575" w:rsidRDefault="1168C7E1" w14:paraId="0AB2242C" w14:textId="2EBCBC9D">
      <w:pPr>
        <w:pStyle w:val="Heading3"/>
        <w:spacing w:before="200" w:after="100"/>
        <w:rPr>
          <w:rFonts w:ascii="Calibri" w:hAnsi="Calibri" w:eastAsia="Calibri" w:cs="Calibri"/>
          <w:b/>
          <w:bCs/>
          <w:color w:val="34495E"/>
          <w:sz w:val="23"/>
          <w:szCs w:val="23"/>
        </w:rPr>
      </w:pPr>
      <w:r w:rsidRPr="0C974575">
        <w:rPr>
          <w:rFonts w:ascii="Calibri" w:hAnsi="Calibri" w:eastAsia="Calibri" w:cs="Calibri"/>
          <w:b/>
          <w:bCs/>
          <w:color w:val="34495E"/>
          <w:sz w:val="23"/>
          <w:szCs w:val="23"/>
        </w:rPr>
        <w:t>Workflow</w:t>
      </w:r>
    </w:p>
    <w:p w:rsidR="00C4339A" w:rsidP="0C974575" w:rsidRDefault="1168C7E1" w14:paraId="753C948D" w14:textId="4B51379C">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Send the NDA to the buyer. The system auto-populates the NDA template with the buyer entity name and property address, then routes it to a Principal for approval and execution.</w:t>
      </w:r>
    </w:p>
    <w:p w:rsidRPr="009E3C8E" w:rsidR="00C4339A" w:rsidP="0C974575" w:rsidRDefault="1168C7E1" w14:paraId="51C30C3A" w14:textId="580FCCC4">
      <w:pPr>
        <w:spacing w:before="240" w:after="240"/>
        <w:rPr>
          <w:rFonts w:ascii="Calibri" w:hAnsi="Calibri" w:eastAsia="Calibri" w:cs="Calibri"/>
          <w:color w:val="000000" w:themeColor="text1"/>
          <w:sz w:val="22"/>
          <w:szCs w:val="22"/>
        </w:rPr>
      </w:pPr>
      <w:commentRangeStart w:id="2"/>
      <w:commentRangeStart w:id="3"/>
      <w:r w:rsidRPr="009E3C8E">
        <w:rPr>
          <w:rFonts w:ascii="Calibri" w:hAnsi="Calibri" w:eastAsia="Calibri" w:cs="Calibri"/>
          <w:b/>
          <w:bCs/>
          <w:color w:val="538135"/>
        </w:rPr>
        <w:t>[Avanza Response]</w:t>
      </w:r>
      <w:r w:rsidRPr="009E3C8E">
        <w:rPr>
          <w:rFonts w:ascii="Calibri" w:hAnsi="Calibri" w:eastAsia="Calibri" w:cs="Calibri"/>
          <w:color w:val="000000" w:themeColor="text1"/>
          <w:sz w:val="22"/>
          <w:szCs w:val="22"/>
        </w:rPr>
        <w:t xml:space="preserve"> </w:t>
      </w:r>
    </w:p>
    <w:p w:rsidRPr="009E3C8E" w:rsidR="00C4339A" w:rsidP="0C974575" w:rsidRDefault="1168C7E1" w14:paraId="4938DE8C" w14:textId="60F4F694">
      <w:pPr>
        <w:spacing w:before="240" w:after="240"/>
        <w:rPr>
          <w:rFonts w:ascii="Calibri" w:hAnsi="Calibri" w:eastAsia="Calibri" w:cs="Calibri"/>
          <w:color w:val="000000" w:themeColor="text1"/>
          <w:sz w:val="22"/>
          <w:szCs w:val="22"/>
        </w:rPr>
      </w:pPr>
      <w:r w:rsidRPr="009E3C8E">
        <w:rPr>
          <w:rFonts w:ascii="Calibri" w:hAnsi="Calibri" w:eastAsia="Calibri" w:cs="Calibri"/>
          <w:color w:val="000000" w:themeColor="text1"/>
          <w:sz w:val="22"/>
          <w:szCs w:val="22"/>
        </w:rPr>
        <w:t xml:space="preserve">[Could you please clarify what </w:t>
      </w:r>
      <w:r w:rsidRPr="009E3C8E">
        <w:rPr>
          <w:rFonts w:ascii="Calibri" w:hAnsi="Calibri" w:eastAsia="Calibri" w:cs="Calibri"/>
          <w:b/>
          <w:bCs/>
          <w:color w:val="000000" w:themeColor="text1"/>
          <w:sz w:val="22"/>
          <w:szCs w:val="22"/>
        </w:rPr>
        <w:t>"Buyer Entity Name"</w:t>
      </w:r>
      <w:r w:rsidRPr="009E3C8E">
        <w:rPr>
          <w:rFonts w:ascii="Calibri" w:hAnsi="Calibri" w:eastAsia="Calibri" w:cs="Calibri"/>
          <w:color w:val="000000" w:themeColor="text1"/>
          <w:sz w:val="22"/>
          <w:szCs w:val="22"/>
        </w:rPr>
        <w:t xml:space="preserve"> refers to in this context? Are you referring to the broker or the actual end buyer?</w:t>
      </w:r>
    </w:p>
    <w:p w:rsidR="00C4339A" w:rsidP="0C974575" w:rsidRDefault="1168C7E1" w14:paraId="6DE86FE2" w14:textId="62A353F0">
      <w:pPr>
        <w:spacing w:before="240" w:after="240"/>
        <w:rPr>
          <w:rFonts w:ascii="Calibri" w:hAnsi="Calibri" w:eastAsia="Calibri" w:cs="Calibri"/>
          <w:color w:val="000000" w:themeColor="text1"/>
          <w:sz w:val="22"/>
          <w:szCs w:val="22"/>
        </w:rPr>
      </w:pPr>
      <w:r w:rsidRPr="009E3C8E">
        <w:rPr>
          <w:rFonts w:ascii="Calibri" w:hAnsi="Calibri" w:eastAsia="Calibri" w:cs="Calibri"/>
          <w:color w:val="000000" w:themeColor="text1"/>
          <w:sz w:val="22"/>
          <w:szCs w:val="22"/>
        </w:rPr>
        <w:t>If you mean the actual end buyer, please note that the end buyer does not have access to the system. Therefore, there is no buyer information available in the system to populate the fields in the NDA template.</w:t>
      </w:r>
    </w:p>
    <w:p w:rsidR="00C4339A" w:rsidP="0C974575" w:rsidRDefault="1168C7E1" w14:paraId="48146679" w14:textId="19DBCCFD">
      <w:pPr>
        <w:spacing w:before="240" w:after="240" w:line="259" w:lineRule="auto"/>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Approval process, we will add approval for the Principals.]</w:t>
      </w:r>
      <w:commentRangeEnd w:id="2"/>
      <w:r w:rsidR="009E3C8E">
        <w:rPr>
          <w:rStyle w:val="CommentReference"/>
          <w:rFonts w:ascii="Calibri" w:hAnsi="Calibri" w:eastAsia="Calibri" w:cs="Calibri"/>
          <w:color w:val="000000" w:themeColor="text1"/>
          <w:sz w:val="22"/>
          <w:szCs w:val="22"/>
        </w:rPr>
        <w:commentReference w:id="2"/>
      </w:r>
      <w:commentRangeEnd w:id="3"/>
      <w:r>
        <w:rPr>
          <w:rStyle w:val="CommentReference"/>
        </w:rPr>
        <w:commentReference w:id="3"/>
      </w:r>
    </w:p>
    <w:p w:rsidR="00C4339A" w:rsidP="0C974575" w:rsidRDefault="00C4339A" w14:paraId="2C2B5BAA" w14:textId="713F582A">
      <w:pPr>
        <w:spacing w:after="120" w:line="259" w:lineRule="auto"/>
        <w:rPr>
          <w:rFonts w:ascii="Calibri" w:hAnsi="Calibri" w:eastAsia="Calibri" w:cs="Calibri"/>
          <w:color w:val="000000" w:themeColor="text1"/>
          <w:sz w:val="22"/>
          <w:szCs w:val="22"/>
        </w:rPr>
      </w:pPr>
    </w:p>
    <w:p w:rsidR="00C4339A" w:rsidP="0C974575" w:rsidRDefault="00C4339A" w14:paraId="1E7D8905" w14:textId="08BEF86C">
      <w:pPr>
        <w:spacing w:after="60"/>
        <w:ind w:left="360"/>
        <w:rPr>
          <w:rFonts w:ascii="Calibri" w:hAnsi="Calibri" w:eastAsia="Calibri" w:cs="Calibri"/>
          <w:color w:val="000000" w:themeColor="text1"/>
          <w:sz w:val="22"/>
          <w:szCs w:val="22"/>
        </w:rPr>
      </w:pPr>
    </w:p>
    <w:p w:rsidR="00C4339A" w:rsidP="0C974575" w:rsidRDefault="1168C7E1" w14:paraId="55499FAE" w14:textId="57F23A1B">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Once executed internally, the system automatically sends the NDA to the buyer via DocuSign.</w:t>
      </w:r>
    </w:p>
    <w:p w:rsidR="00C4339A" w:rsidP="0C974575" w:rsidRDefault="1168C7E1" w14:paraId="03F8E48C" w14:textId="57A31249">
      <w:pPr>
        <w:spacing w:after="60"/>
        <w:ind w:left="360"/>
        <w:rPr>
          <w:rFonts w:ascii="Calibri" w:hAnsi="Calibri" w:eastAsia="Calibri" w:cs="Calibri"/>
          <w:color w:val="538135"/>
        </w:rPr>
      </w:pPr>
      <w:r w:rsidRPr="0C974575">
        <w:rPr>
          <w:rFonts w:ascii="Calibri" w:hAnsi="Calibri" w:eastAsia="Calibri" w:cs="Calibri"/>
          <w:b/>
          <w:bCs/>
          <w:color w:val="538135"/>
        </w:rPr>
        <w:t>[Avanza Response]</w:t>
      </w:r>
    </w:p>
    <w:p w:rsidR="00C4339A" w:rsidP="0C974575" w:rsidRDefault="1168C7E1" w14:paraId="6842E114" w14:textId="70E553EE">
      <w:pPr>
        <w:spacing w:after="60" w:line="259" w:lineRule="auto"/>
        <w:ind w:left="3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[Aligned, Doable, we will integrate the DocuSign for electronic sign]</w:t>
      </w:r>
    </w:p>
    <w:p w:rsidR="00C4339A" w:rsidP="0C974575" w:rsidRDefault="1168C7E1" w14:paraId="7AFE65FB" w14:textId="3759CB51">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After all parties have signed, the executed NDA is automatically saved to Salesforce and linked to the disposition record.</w:t>
      </w:r>
    </w:p>
    <w:p w:rsidR="00C4339A" w:rsidP="0C974575" w:rsidRDefault="1168C7E1" w14:paraId="127D64DE" w14:textId="1F2409AC">
      <w:pPr>
        <w:spacing w:after="60"/>
        <w:ind w:left="360"/>
        <w:rPr>
          <w:rFonts w:ascii="Calibri" w:hAnsi="Calibri" w:eastAsia="Calibri" w:cs="Calibri"/>
          <w:color w:val="538135"/>
        </w:rPr>
      </w:pPr>
      <w:r w:rsidRPr="0C974575">
        <w:rPr>
          <w:rFonts w:ascii="Calibri" w:hAnsi="Calibri" w:eastAsia="Calibri" w:cs="Calibri"/>
          <w:b/>
          <w:bCs/>
          <w:color w:val="538135"/>
        </w:rPr>
        <w:t>[Avanza Response]</w:t>
      </w:r>
    </w:p>
    <w:p w:rsidR="00C4339A" w:rsidP="0C974575" w:rsidRDefault="1168C7E1" w14:paraId="2427A8C9" w14:textId="02C971FE">
      <w:pPr>
        <w:spacing w:after="60" w:line="259" w:lineRule="auto"/>
        <w:ind w:left="3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[Aligned, Doable]</w:t>
      </w:r>
    </w:p>
    <w:p w:rsidR="00C4339A" w:rsidP="0C974575" w:rsidRDefault="1168C7E1" w14:paraId="4075F655" w14:textId="79BA242F">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Track status: Not Sent, Sent, Signed, Declined.</w:t>
      </w:r>
    </w:p>
    <w:p w:rsidR="00C4339A" w:rsidP="0C974575" w:rsidRDefault="00C4339A" w14:paraId="6F7DE11A" w14:textId="1D18E371">
      <w:pPr>
        <w:spacing w:after="60"/>
        <w:ind w:left="360"/>
        <w:rPr>
          <w:rFonts w:ascii="Calibri" w:hAnsi="Calibri" w:eastAsia="Calibri" w:cs="Calibri"/>
          <w:color w:val="538135"/>
        </w:rPr>
      </w:pPr>
    </w:p>
    <w:p w:rsidR="00C4339A" w:rsidP="0C974575" w:rsidRDefault="1168C7E1" w14:paraId="464CB532" w14:textId="142E955D">
      <w:pPr>
        <w:spacing w:after="60"/>
        <w:ind w:left="360"/>
        <w:rPr>
          <w:rFonts w:ascii="Calibri" w:hAnsi="Calibri" w:eastAsia="Calibri" w:cs="Calibri"/>
          <w:color w:val="538135"/>
        </w:rPr>
      </w:pPr>
      <w:commentRangeStart w:id="4"/>
      <w:r w:rsidRPr="0C974575">
        <w:rPr>
          <w:rFonts w:ascii="Calibri" w:hAnsi="Calibri" w:eastAsia="Calibri" w:cs="Calibri"/>
          <w:b/>
          <w:bCs/>
          <w:color w:val="538135"/>
        </w:rPr>
        <w:t>[Avanza Response]</w:t>
      </w:r>
    </w:p>
    <w:p w:rsidRPr="006F5AC5" w:rsidR="00C4339A" w:rsidP="0C974575" w:rsidRDefault="1168C7E1" w14:paraId="270D6B15" w14:textId="37431B5A">
      <w:pPr>
        <w:spacing w:before="240" w:after="240"/>
        <w:ind w:firstLine="360"/>
        <w:rPr>
          <w:rFonts w:ascii="Calibri" w:hAnsi="Calibri" w:eastAsia="Calibri" w:cs="Calibri"/>
          <w:color w:val="000000" w:themeColor="text1"/>
          <w:sz w:val="22"/>
          <w:szCs w:val="22"/>
          <w:highlight w:val="yellow"/>
        </w:rPr>
      </w:pPr>
      <w:r w:rsidRPr="006F5AC5">
        <w:rPr>
          <w:rFonts w:ascii="Calibri" w:hAnsi="Calibri" w:eastAsia="Calibri" w:cs="Calibri"/>
          <w:color w:val="000000" w:themeColor="text1"/>
          <w:sz w:val="22"/>
          <w:szCs w:val="22"/>
          <w:highlight w:val="yellow"/>
        </w:rPr>
        <w:t xml:space="preserve">[Could you please elaborate on the </w:t>
      </w:r>
      <w:r w:rsidRPr="006F5AC5">
        <w:rPr>
          <w:rFonts w:ascii="Calibri" w:hAnsi="Calibri" w:eastAsia="Calibri" w:cs="Calibri"/>
          <w:b/>
          <w:bCs/>
          <w:color w:val="000000" w:themeColor="text1"/>
          <w:sz w:val="22"/>
          <w:szCs w:val="22"/>
          <w:highlight w:val="yellow"/>
        </w:rPr>
        <w:t>Declined</w:t>
      </w:r>
      <w:r w:rsidRPr="006F5AC5">
        <w:rPr>
          <w:rFonts w:ascii="Calibri" w:hAnsi="Calibri" w:eastAsia="Calibri" w:cs="Calibri"/>
          <w:color w:val="000000" w:themeColor="text1"/>
          <w:sz w:val="22"/>
          <w:szCs w:val="22"/>
          <w:highlight w:val="yellow"/>
        </w:rPr>
        <w:t xml:space="preserve"> status in more detail?</w:t>
      </w:r>
    </w:p>
    <w:p w:rsidR="00C4339A" w:rsidP="0C974575" w:rsidRDefault="1168C7E1" w14:paraId="52650DE6" w14:textId="5D486CD4">
      <w:pPr>
        <w:spacing w:before="240" w:after="240"/>
        <w:ind w:firstLine="360"/>
        <w:rPr>
          <w:rFonts w:ascii="Calibri" w:hAnsi="Calibri" w:eastAsia="Calibri" w:cs="Calibri"/>
          <w:color w:val="000000" w:themeColor="text1"/>
          <w:sz w:val="22"/>
          <w:szCs w:val="22"/>
        </w:rPr>
      </w:pPr>
      <w:r w:rsidRPr="006F5AC5">
        <w:rPr>
          <w:rFonts w:ascii="Calibri" w:hAnsi="Calibri" w:eastAsia="Calibri" w:cs="Calibri"/>
          <w:color w:val="000000" w:themeColor="text1"/>
          <w:sz w:val="22"/>
          <w:szCs w:val="22"/>
          <w:highlight w:val="yellow"/>
        </w:rPr>
        <w:t xml:space="preserve">What happens if an NDA is declined? Will a new NDA need to be created, and will it go through the entire </w:t>
      </w:r>
      <w:r w:rsidRPr="006F5AC5">
        <w:rPr>
          <w:highlight w:val="yellow"/>
        </w:rPr>
        <w:tab/>
      </w:r>
      <w:r w:rsidRPr="006F5AC5">
        <w:rPr>
          <w:rFonts w:ascii="Calibri" w:hAnsi="Calibri" w:eastAsia="Calibri" w:cs="Calibri"/>
          <w:color w:val="000000" w:themeColor="text1"/>
          <w:sz w:val="22"/>
          <w:szCs w:val="22"/>
          <w:highlight w:val="yellow"/>
        </w:rPr>
        <w:t>workflow again from the beginning? Please explain the expected business process.]</w:t>
      </w:r>
      <w:commentRangeEnd w:id="4"/>
      <w:r w:rsidR="009E3C8E">
        <w:rPr>
          <w:rStyle w:val="CommentReference"/>
          <w:rFonts w:ascii="Calibri" w:hAnsi="Calibri" w:eastAsia="Calibri" w:cs="Calibri"/>
          <w:color w:val="000000" w:themeColor="text1"/>
          <w:sz w:val="22"/>
          <w:szCs w:val="22"/>
        </w:rPr>
        <w:commentReference w:id="4"/>
      </w:r>
    </w:p>
    <w:p w:rsidR="00C4339A" w:rsidP="0C974575" w:rsidRDefault="00C4339A" w14:paraId="63C23AE1" w14:textId="33342262">
      <w:pPr>
        <w:ind w:left="360"/>
        <w:rPr>
          <w:rFonts w:ascii="Calibri" w:hAnsi="Calibri" w:eastAsia="Calibri" w:cs="Calibri"/>
          <w:color w:val="000000" w:themeColor="text1"/>
          <w:sz w:val="22"/>
          <w:szCs w:val="22"/>
        </w:rPr>
      </w:pPr>
    </w:p>
    <w:p w:rsidR="00C4339A" w:rsidP="0C974575" w:rsidRDefault="1168C7E1" w14:paraId="34786DDE" w14:textId="68FB6D47">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Mark the buyer as “Approved for Release” once the NDA is signed.</w:t>
      </w:r>
    </w:p>
    <w:p w:rsidR="00C4339A" w:rsidP="0C974575" w:rsidRDefault="1168C7E1" w14:paraId="46B46041" w14:textId="3932F715">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b/>
          <w:bCs/>
          <w:color w:val="000000" w:themeColor="text1"/>
          <w:sz w:val="22"/>
          <w:szCs w:val="22"/>
        </w:rPr>
        <w:t>Create a buyer activity timeline.</w:t>
      </w:r>
      <w:r w:rsidRPr="0C974575">
        <w:rPr>
          <w:rFonts w:ascii="Calibri" w:hAnsi="Calibri" w:eastAsia="Calibri" w:cs="Calibri"/>
          <w:color w:val="000000" w:themeColor="text1"/>
          <w:sz w:val="22"/>
          <w:szCs w:val="22"/>
        </w:rPr>
        <w:t xml:space="preserve"> Once an NDA is fully executed, automatically record the signed date and notify the team. From that date, track how long it takes us to release the confidential materials, then track how long the buyer takes to review and respond. Send notifications for every status update, remind us when follow-up is needed, and notify us when the buyer responds with questions, an offer, or a decision.</w:t>
      </w:r>
    </w:p>
    <w:p w:rsidR="00C4339A" w:rsidP="0C974575" w:rsidRDefault="1168C7E1" w14:paraId="2109AF04" w14:textId="11B54FE9">
      <w:pPr>
        <w:rPr>
          <w:rFonts w:ascii="Calibri" w:hAnsi="Calibri" w:eastAsia="Calibri" w:cs="Calibri"/>
          <w:color w:val="538135"/>
        </w:rPr>
      </w:pPr>
      <w:r w:rsidRPr="0C974575">
        <w:rPr>
          <w:rFonts w:ascii="Calibri" w:hAnsi="Calibri" w:eastAsia="Calibri" w:cs="Calibri"/>
          <w:b/>
          <w:bCs/>
          <w:color w:val="538135"/>
        </w:rPr>
        <w:t>[Avanza Response]</w:t>
      </w:r>
    </w:p>
    <w:p w:rsidR="00C4339A" w:rsidP="0C974575" w:rsidRDefault="1168C7E1" w14:paraId="4801D0F9" w14:textId="0F4C773C">
      <w:pPr>
        <w:pStyle w:val="ListParagraph"/>
        <w:numPr>
          <w:ilvl w:val="0"/>
          <w:numId w:val="7"/>
        </w:num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Aligned, System will notify the disposition team when the NDA signed.</w:t>
      </w:r>
    </w:p>
    <w:p w:rsidR="00C4339A" w:rsidP="0C974575" w:rsidRDefault="1168C7E1" w14:paraId="3E1919A8" w14:textId="09C6B70E">
      <w:pPr>
        <w:pStyle w:val="ListParagraph"/>
        <w:numPr>
          <w:ilvl w:val="0"/>
          <w:numId w:val="7"/>
        </w:num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Aligned, System will track the release of confidential materials reviews/responses.</w:t>
      </w:r>
    </w:p>
    <w:p w:rsidR="00C4339A" w:rsidP="0C974575" w:rsidRDefault="1168C7E1" w14:paraId="5CB21AAB" w14:textId="79D98402">
      <w:pPr>
        <w:pStyle w:val="ListParagraph"/>
        <w:numPr>
          <w:ilvl w:val="0"/>
          <w:numId w:val="7"/>
        </w:num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The system will track the time taken between each stage of the process.</w:t>
      </w:r>
    </w:p>
    <w:p w:rsidR="00C4339A" w:rsidP="0C974575" w:rsidRDefault="1168C7E1" w14:paraId="5A5B3CAF" w14:textId="3A256BE2">
      <w:pPr>
        <w:pStyle w:val="ListParagraph"/>
        <w:numPr>
          <w:ilvl w:val="0"/>
          <w:numId w:val="7"/>
        </w:numPr>
        <w:rPr>
          <w:rFonts w:ascii="Calibri" w:hAnsi="Calibri" w:eastAsia="Calibri" w:cs="Calibri"/>
          <w:color w:val="000000" w:themeColor="text1"/>
          <w:sz w:val="22"/>
          <w:szCs w:val="22"/>
        </w:rPr>
      </w:pPr>
      <w:commentRangeStart w:id="5"/>
      <w:r w:rsidRPr="006F5AC5">
        <w:rPr>
          <w:rFonts w:ascii="Calibri" w:hAnsi="Calibri" w:eastAsia="Calibri" w:cs="Calibri"/>
          <w:color w:val="000000" w:themeColor="text1"/>
          <w:sz w:val="22"/>
          <w:szCs w:val="22"/>
          <w:highlight w:val="yellow"/>
        </w:rPr>
        <w:t xml:space="preserve">The </w:t>
      </w:r>
      <w:r w:rsidRPr="006F5AC5">
        <w:rPr>
          <w:rFonts w:ascii="Calibri" w:hAnsi="Calibri" w:eastAsia="Calibri" w:cs="Calibri"/>
          <w:b/>
          <w:bCs/>
          <w:color w:val="000000" w:themeColor="text1"/>
          <w:sz w:val="22"/>
          <w:szCs w:val="22"/>
          <w:highlight w:val="yellow"/>
        </w:rPr>
        <w:t>Buyer Response</w:t>
      </w:r>
      <w:r w:rsidRPr="006F5AC5">
        <w:rPr>
          <w:rFonts w:ascii="Calibri" w:hAnsi="Calibri" w:eastAsia="Calibri" w:cs="Calibri"/>
          <w:color w:val="000000" w:themeColor="text1"/>
          <w:sz w:val="22"/>
          <w:szCs w:val="22"/>
          <w:highlight w:val="yellow"/>
        </w:rPr>
        <w:t xml:space="preserve"> cannot be automated because the buyer is not part of our system. The buyer's response will need to be entered manually</w:t>
      </w:r>
      <w:commentRangeEnd w:id="5"/>
      <w:r w:rsidRPr="0C974575" w:rsidR="00635238">
        <w:rPr>
          <w:rStyle w:val="CommentReference"/>
          <w:rFonts w:ascii="Calibri" w:hAnsi="Calibri" w:eastAsia="Calibri" w:cs="Calibri"/>
          <w:color w:val="000000" w:themeColor="text1"/>
          <w:sz w:val="22"/>
          <w:szCs w:val="22"/>
        </w:rPr>
        <w:commentReference w:id="5"/>
      </w:r>
      <w:r w:rsidRPr="0C974575">
        <w:rPr>
          <w:rFonts w:ascii="Calibri" w:hAnsi="Calibri" w:eastAsia="Calibri" w:cs="Calibri"/>
          <w:color w:val="000000" w:themeColor="text1"/>
          <w:sz w:val="22"/>
          <w:szCs w:val="22"/>
        </w:rPr>
        <w:t>. Once the response is recorded, we can configure reminder and follow-up notifications as needed. Please let us know the reminder/follow-up interval you require (for example, every 3 days, weekly, etc.)</w:t>
      </w:r>
    </w:p>
    <w:p w:rsidR="00C4339A" w:rsidP="0C974575" w:rsidRDefault="00C4339A" w14:paraId="63CB8712" w14:textId="6F39C21E">
      <w:pPr>
        <w:ind w:left="1080"/>
        <w:rPr>
          <w:rFonts w:ascii="Calibri" w:hAnsi="Calibri" w:eastAsia="Calibri" w:cs="Calibri"/>
          <w:color w:val="000000" w:themeColor="text1"/>
          <w:sz w:val="22"/>
          <w:szCs w:val="22"/>
        </w:rPr>
      </w:pPr>
    </w:p>
    <w:p w:rsidR="00C4339A" w:rsidP="0C974575" w:rsidRDefault="00C4339A" w14:paraId="243236F2" w14:textId="40042F6A">
      <w:pPr>
        <w:rPr>
          <w:rFonts w:ascii="Calibri" w:hAnsi="Calibri" w:eastAsia="Calibri" w:cs="Calibri"/>
          <w:color w:val="000000" w:themeColor="text1"/>
          <w:sz w:val="22"/>
          <w:szCs w:val="22"/>
        </w:rPr>
      </w:pPr>
    </w:p>
    <w:p w:rsidR="00C4339A" w:rsidP="24599BEA" w:rsidRDefault="1168C7E1" w14:paraId="1FA32636" w14:textId="52368AE9">
      <w:pPr>
        <w:pStyle w:val="ListParagraph"/>
        <w:numPr>
          <w:ilvl w:val="0"/>
          <w:numId w:val="8"/>
        </w:numPr>
        <w:spacing w:after="60"/>
        <w:rPr>
          <w:rFonts w:ascii="Calibri" w:hAnsi="Calibri" w:eastAsia="Calibri" w:cs="Calibri"/>
          <w:b w:val="1"/>
          <w:bCs w:val="1"/>
          <w:color w:val="0070C0" w:themeColor="text1"/>
          <w:sz w:val="22"/>
          <w:szCs w:val="22"/>
        </w:rPr>
      </w:pPr>
      <w:r w:rsidRPr="24599BEA" w:rsidR="1168C7E1">
        <w:rPr>
          <w:rFonts w:ascii="Calibri" w:hAnsi="Calibri" w:eastAsia="Calibri" w:cs="Calibri"/>
          <w:b w:val="1"/>
          <w:bCs w:val="1"/>
          <w:color w:val="0070C0"/>
          <w:sz w:val="22"/>
          <w:szCs w:val="22"/>
        </w:rPr>
        <w:t>Release confidential sale materials (e.g., rent rolls) only after approval.</w:t>
      </w:r>
    </w:p>
    <w:p w:rsidR="00C4339A" w:rsidP="0C974575" w:rsidRDefault="1168C7E1" w14:paraId="2A8500C0" w14:textId="69DA6A94">
      <w:pPr>
        <w:rPr>
          <w:rFonts w:ascii="Calibri" w:hAnsi="Calibri" w:eastAsia="Calibri" w:cs="Calibri"/>
          <w:color w:val="538135"/>
        </w:rPr>
      </w:pPr>
      <w:r w:rsidRPr="0C974575">
        <w:rPr>
          <w:rFonts w:ascii="Calibri" w:hAnsi="Calibri" w:eastAsia="Calibri" w:cs="Calibri"/>
          <w:b/>
          <w:bCs/>
          <w:color w:val="538135"/>
        </w:rPr>
        <w:t>[Avanza Response]</w:t>
      </w:r>
    </w:p>
    <w:p w:rsidR="00C4339A" w:rsidP="0C974575" w:rsidRDefault="1168C7E1" w14:paraId="7FC43EA3" w14:textId="3A10A6AD">
      <w:pPr>
        <w:spacing w:before="240" w:after="24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 xml:space="preserve">[Could you please clarify what you mean by </w:t>
      </w:r>
      <w:r w:rsidRPr="0C974575">
        <w:rPr>
          <w:rFonts w:ascii="Calibri" w:hAnsi="Calibri" w:eastAsia="Calibri" w:cs="Calibri"/>
          <w:b/>
          <w:bCs/>
          <w:color w:val="000000" w:themeColor="text1"/>
          <w:sz w:val="22"/>
          <w:szCs w:val="22"/>
        </w:rPr>
        <w:t>"confidential materials"</w:t>
      </w:r>
      <w:r w:rsidRPr="0C974575">
        <w:rPr>
          <w:rFonts w:ascii="Calibri" w:hAnsi="Calibri" w:eastAsia="Calibri" w:cs="Calibri"/>
          <w:color w:val="000000" w:themeColor="text1"/>
          <w:sz w:val="22"/>
          <w:szCs w:val="22"/>
        </w:rPr>
        <w:t>? Are you referring to the</w:t>
      </w:r>
      <w:commentRangeStart w:id="6"/>
      <w:commentRangeStart w:id="7"/>
      <w:r w:rsidRPr="0C974575">
        <w:rPr>
          <w:rFonts w:ascii="Calibri" w:hAnsi="Calibri" w:eastAsia="Calibri" w:cs="Calibri"/>
          <w:color w:val="000000" w:themeColor="text1"/>
          <w:sz w:val="22"/>
          <w:szCs w:val="22"/>
        </w:rPr>
        <w:t xml:space="preserve"> Offering Memorandum (OM</w:t>
      </w:r>
      <w:commentRangeEnd w:id="6"/>
      <w:r w:rsidRPr="0C974575" w:rsidR="006F5AC5">
        <w:rPr>
          <w:rStyle w:val="CommentReference"/>
          <w:rFonts w:ascii="Calibri" w:hAnsi="Calibri" w:eastAsia="Calibri" w:cs="Calibri"/>
          <w:color w:val="000000" w:themeColor="text1"/>
          <w:sz w:val="22"/>
          <w:szCs w:val="22"/>
        </w:rPr>
        <w:commentReference w:id="6"/>
      </w:r>
      <w:commentRangeEnd w:id="7"/>
      <w:r>
        <w:rPr>
          <w:rStyle w:val="CommentReference"/>
        </w:rPr>
        <w:commentReference w:id="7"/>
      </w:r>
      <w:r w:rsidRPr="0C974575">
        <w:rPr>
          <w:rFonts w:ascii="Calibri" w:hAnsi="Calibri" w:eastAsia="Calibri" w:cs="Calibri"/>
          <w:color w:val="000000" w:themeColor="text1"/>
          <w:sz w:val="22"/>
          <w:szCs w:val="22"/>
        </w:rPr>
        <w:t>)?</w:t>
      </w:r>
    </w:p>
    <w:p w:rsidR="00C4339A" w:rsidP="0C974575" w:rsidRDefault="1168C7E1" w14:paraId="5415B70B" w14:textId="7FC4BF94">
      <w:pPr>
        <w:spacing w:before="240" w:after="24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 xml:space="preserve">If so, could you explain why it appears before the NDA in the </w:t>
      </w:r>
      <w:r w:rsidRPr="0C974575">
        <w:rPr>
          <w:rFonts w:ascii="Calibri" w:hAnsi="Calibri" w:eastAsia="Calibri" w:cs="Calibri"/>
          <w:b/>
          <w:bCs/>
          <w:color w:val="000000" w:themeColor="text1"/>
          <w:sz w:val="22"/>
          <w:szCs w:val="22"/>
        </w:rPr>
        <w:t>Key Milestones</w:t>
      </w:r>
      <w:r w:rsidRPr="0C974575">
        <w:rPr>
          <w:rFonts w:ascii="Calibri" w:hAnsi="Calibri" w:eastAsia="Calibri" w:cs="Calibri"/>
          <w:color w:val="000000" w:themeColor="text1"/>
          <w:sz w:val="22"/>
          <w:szCs w:val="22"/>
        </w:rPr>
        <w:t>? We would appreciate it if you could clearly define each stage of the process.</w:t>
      </w:r>
    </w:p>
    <w:p w:rsidRPr="006F5AC5" w:rsidR="00C4339A" w:rsidP="0C974575" w:rsidRDefault="1168C7E1" w14:paraId="414038C6" w14:textId="25757168">
      <w:pPr>
        <w:spacing w:before="240" w:after="240"/>
        <w:rPr>
          <w:rFonts w:ascii="Calibri" w:hAnsi="Calibri" w:eastAsia="Calibri" w:cs="Calibri"/>
          <w:color w:val="000000" w:themeColor="text1"/>
          <w:sz w:val="22"/>
          <w:szCs w:val="22"/>
          <w:highlight w:val="yellow"/>
        </w:rPr>
      </w:pPr>
      <w:r w:rsidRPr="006F5AC5">
        <w:rPr>
          <w:rFonts w:ascii="Calibri" w:hAnsi="Calibri" w:eastAsia="Calibri" w:cs="Calibri"/>
          <w:color w:val="000000" w:themeColor="text1"/>
          <w:sz w:val="22"/>
          <w:szCs w:val="22"/>
          <w:highlight w:val="yellow"/>
        </w:rPr>
        <w:t>For example, is the expected flow as follows?</w:t>
      </w:r>
    </w:p>
    <w:p w:rsidRPr="006F5AC5" w:rsidR="00C4339A" w:rsidP="0C974575" w:rsidRDefault="1168C7E1" w14:paraId="46F85B32" w14:textId="2BA7DA21">
      <w:pPr>
        <w:pStyle w:val="ListParagraph"/>
        <w:numPr>
          <w:ilvl w:val="0"/>
          <w:numId w:val="5"/>
        </w:numPr>
        <w:spacing w:before="240" w:after="240"/>
        <w:rPr>
          <w:rFonts w:ascii="Calibri" w:hAnsi="Calibri" w:eastAsia="Calibri" w:cs="Calibri"/>
          <w:color w:val="000000" w:themeColor="text1"/>
          <w:sz w:val="22"/>
          <w:szCs w:val="22"/>
          <w:highlight w:val="yellow"/>
        </w:rPr>
      </w:pPr>
      <w:r w:rsidRPr="006F5AC5">
        <w:rPr>
          <w:rFonts w:ascii="Calibri" w:hAnsi="Calibri" w:eastAsia="Calibri" w:cs="Calibri"/>
          <w:color w:val="000000" w:themeColor="text1"/>
          <w:sz w:val="22"/>
          <w:szCs w:val="22"/>
          <w:highlight w:val="yellow"/>
        </w:rPr>
        <w:t>A teaser is shared publicly as part of the broker outreach.</w:t>
      </w:r>
    </w:p>
    <w:p w:rsidRPr="006F5AC5" w:rsidR="00C4339A" w:rsidP="0C974575" w:rsidRDefault="1168C7E1" w14:paraId="73D0C548" w14:textId="52B8C8B1">
      <w:pPr>
        <w:pStyle w:val="ListParagraph"/>
        <w:numPr>
          <w:ilvl w:val="0"/>
          <w:numId w:val="5"/>
        </w:numPr>
        <w:spacing w:before="240" w:after="240"/>
        <w:rPr>
          <w:rFonts w:ascii="Calibri" w:hAnsi="Calibri" w:eastAsia="Calibri" w:cs="Calibri"/>
          <w:color w:val="000000" w:themeColor="text1"/>
          <w:sz w:val="22"/>
          <w:szCs w:val="22"/>
          <w:highlight w:val="yellow"/>
        </w:rPr>
      </w:pPr>
      <w:r w:rsidRPr="006F5AC5">
        <w:rPr>
          <w:rFonts w:ascii="Calibri" w:hAnsi="Calibri" w:eastAsia="Calibri" w:cs="Calibri"/>
          <w:color w:val="000000" w:themeColor="text1"/>
          <w:sz w:val="22"/>
          <w:szCs w:val="22"/>
          <w:highlight w:val="yellow"/>
        </w:rPr>
        <w:t>After the broker is selected and approved, the NDA is signed.</w:t>
      </w:r>
    </w:p>
    <w:p w:rsidRPr="006F5AC5" w:rsidR="00C4339A" w:rsidP="0C974575" w:rsidRDefault="1168C7E1" w14:paraId="2E860197" w14:textId="5F58B660">
      <w:pPr>
        <w:pStyle w:val="ListParagraph"/>
        <w:numPr>
          <w:ilvl w:val="0"/>
          <w:numId w:val="5"/>
        </w:numPr>
        <w:spacing w:before="240" w:after="240"/>
        <w:rPr>
          <w:rFonts w:ascii="Calibri" w:hAnsi="Calibri" w:eastAsia="Calibri" w:cs="Calibri"/>
          <w:color w:val="000000" w:themeColor="text1"/>
          <w:sz w:val="22"/>
          <w:szCs w:val="22"/>
          <w:highlight w:val="yellow"/>
        </w:rPr>
      </w:pPr>
      <w:r w:rsidRPr="006F5AC5">
        <w:rPr>
          <w:rFonts w:ascii="Calibri" w:hAnsi="Calibri" w:eastAsia="Calibri" w:cs="Calibri"/>
          <w:color w:val="000000" w:themeColor="text1"/>
          <w:sz w:val="22"/>
          <w:szCs w:val="22"/>
          <w:highlight w:val="yellow"/>
        </w:rPr>
        <w:t>Once the NDA is fully executed, the complete Offering Memorandum (OM) and other confidential materials are released to the selected broker.</w:t>
      </w:r>
    </w:p>
    <w:p w:rsidR="00C4339A" w:rsidP="0C974575" w:rsidRDefault="1168C7E1" w14:paraId="15C3AFAE" w14:textId="1C489E28">
      <w:pPr>
        <w:spacing w:before="240" w:after="24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Please confirm whether this is the intended business process.]</w:t>
      </w:r>
    </w:p>
    <w:p w:rsidR="00C4339A" w:rsidP="0C974575" w:rsidRDefault="00C4339A" w14:paraId="7C830357" w14:textId="57E7D616">
      <w:pPr>
        <w:rPr>
          <w:rFonts w:ascii="Calibri" w:hAnsi="Calibri" w:eastAsia="Calibri" w:cs="Calibri"/>
          <w:color w:val="000000" w:themeColor="text1"/>
          <w:sz w:val="22"/>
          <w:szCs w:val="22"/>
        </w:rPr>
      </w:pPr>
    </w:p>
    <w:p w:rsidR="00C4339A" w:rsidP="0C974575" w:rsidRDefault="1168C7E1" w14:paraId="3C5CA90A" w14:textId="21A1A7EB">
      <w:pPr>
        <w:pBdr>
          <w:left w:val="single" w:color="C0392B" w:sz="12" w:space="8"/>
        </w:pBdr>
        <w:spacing w:before="60"/>
        <w:ind w:left="200"/>
        <w:rPr>
          <w:rFonts w:ascii="Calibri" w:hAnsi="Calibri" w:eastAsia="Calibri" w:cs="Calibri"/>
          <w:color w:val="7B241C"/>
          <w:sz w:val="22"/>
          <w:szCs w:val="22"/>
        </w:rPr>
      </w:pPr>
      <w:r w:rsidRPr="0C974575">
        <w:rPr>
          <w:rFonts w:ascii="Calibri" w:hAnsi="Calibri" w:eastAsia="Calibri" w:cs="Calibri"/>
          <w:i/>
          <w:iCs/>
          <w:color w:val="7B241C"/>
          <w:sz w:val="22"/>
          <w:szCs w:val="22"/>
        </w:rPr>
        <w:t>Rule: no confidential information may be released until a fully executed NDA has been received and approved.</w:t>
      </w:r>
    </w:p>
    <w:p w:rsidR="00C4339A" w:rsidP="0C974575" w:rsidRDefault="1168C7E1" w14:paraId="7704EF28" w14:textId="2FB528A9">
      <w:pPr>
        <w:pBdr>
          <w:left w:val="single" w:color="C0392B" w:sz="12" w:space="8"/>
        </w:pBdr>
        <w:spacing w:before="60"/>
        <w:ind w:left="200"/>
        <w:rPr>
          <w:rFonts w:ascii="Calibri" w:hAnsi="Calibri" w:eastAsia="Calibri" w:cs="Calibri"/>
          <w:color w:val="7B241C"/>
          <w:sz w:val="22"/>
          <w:szCs w:val="22"/>
        </w:rPr>
      </w:pPr>
      <w:r w:rsidRPr="0C974575">
        <w:rPr>
          <w:rFonts w:ascii="Calibri" w:hAnsi="Calibri" w:eastAsia="Calibri" w:cs="Calibri"/>
          <w:i/>
          <w:iCs/>
          <w:color w:val="7B241C"/>
          <w:sz w:val="22"/>
          <w:szCs w:val="22"/>
        </w:rPr>
        <w:t>ADD THIS WHOLE SECTION.</w:t>
      </w:r>
    </w:p>
    <w:p w:rsidR="00C4339A" w:rsidP="0C974575" w:rsidRDefault="1168C7E1" w14:paraId="34A98F99" w14:textId="2D0B88C6">
      <w:pPr>
        <w:pStyle w:val="Heading2"/>
        <w:spacing w:before="280" w:after="120"/>
        <w:rPr>
          <w:rFonts w:ascii="Calibri" w:hAnsi="Calibri" w:eastAsia="Calibri" w:cs="Calibri"/>
          <w:b/>
          <w:bCs/>
          <w:color w:val="2C3E50"/>
          <w:sz w:val="26"/>
          <w:szCs w:val="26"/>
        </w:rPr>
      </w:pPr>
      <w:r w:rsidRPr="0C974575">
        <w:rPr>
          <w:rFonts w:ascii="Calibri" w:hAnsi="Calibri" w:eastAsia="Calibri" w:cs="Calibri"/>
          <w:b/>
          <w:bCs/>
          <w:color w:val="2C3E50"/>
          <w:sz w:val="26"/>
          <w:szCs w:val="26"/>
        </w:rPr>
        <w:t>3. Section 1.1 — Who This Is For</w:t>
      </w:r>
    </w:p>
    <w:p w:rsidR="00C4339A" w:rsidP="0C974575" w:rsidRDefault="1168C7E1" w14:paraId="7BAFAA4C" w14:textId="1137CB14">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Junior, Nick, Ali, and Nikhil all hold equal approval authority in the Disposition module.</w:t>
      </w:r>
    </w:p>
    <w:p w:rsidR="00C4339A" w:rsidP="0C974575" w:rsidRDefault="1168C7E1" w14:paraId="792223D8" w14:textId="711D102A">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The Acquisitions and Disposition Lead manages the day-to-day sale process: broker outreach, BOV tracking, listing updates, offers, and moving the sale through each stage.</w:t>
      </w:r>
    </w:p>
    <w:p w:rsidR="00C4339A" w:rsidP="0C974575" w:rsidRDefault="1168C7E1" w14:paraId="00BD93D1" w14:textId="1FA6813A">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Junior, Nick, Ali, and Nikhil can each review the Sell Meter, approve the sale decision, approve the broker, approve final sale terms, and sign off on the closing wire.</w:t>
      </w:r>
    </w:p>
    <w:p w:rsidR="00C4339A" w:rsidP="0C974575" w:rsidRDefault="00C4339A" w14:paraId="63CD3001" w14:textId="72E3B0FA">
      <w:pPr>
        <w:rPr>
          <w:rFonts w:ascii="Calibri" w:hAnsi="Calibri" w:eastAsia="Calibri" w:cs="Calibri"/>
          <w:color w:val="538135"/>
        </w:rPr>
      </w:pPr>
    </w:p>
    <w:p w:rsidR="00C4339A" w:rsidP="0C974575" w:rsidRDefault="1168C7E1" w14:paraId="2BB2CCD0" w14:textId="6EE6E7A9">
      <w:pPr>
        <w:rPr>
          <w:rFonts w:ascii="Calibri" w:hAnsi="Calibri" w:eastAsia="Calibri" w:cs="Calibri"/>
          <w:color w:val="000000" w:themeColor="text1"/>
          <w:sz w:val="22"/>
          <w:szCs w:val="22"/>
        </w:rPr>
      </w:pPr>
      <w:r w:rsidRPr="0C974575">
        <w:rPr>
          <w:rFonts w:ascii="Calibri" w:hAnsi="Calibri" w:eastAsia="Calibri" w:cs="Calibri"/>
          <w:b/>
          <w:bCs/>
          <w:color w:val="538135"/>
        </w:rPr>
        <w:t>[Avanza Response]</w:t>
      </w:r>
      <w:r w:rsidRPr="0C974575">
        <w:rPr>
          <w:rFonts w:ascii="Calibri" w:hAnsi="Calibri" w:eastAsia="Calibri" w:cs="Calibri"/>
          <w:color w:val="000000" w:themeColor="text1"/>
          <w:sz w:val="22"/>
          <w:szCs w:val="22"/>
        </w:rPr>
        <w:t xml:space="preserve"> </w:t>
      </w:r>
    </w:p>
    <w:p w:rsidR="00C4339A" w:rsidP="0C974575" w:rsidRDefault="00C4339A" w14:paraId="02DF103B" w14:textId="617F52C3">
      <w:pPr>
        <w:rPr>
          <w:rFonts w:ascii="Calibri" w:hAnsi="Calibri" w:eastAsia="Calibri" w:cs="Calibri"/>
          <w:color w:val="000000" w:themeColor="text1"/>
          <w:sz w:val="22"/>
          <w:szCs w:val="22"/>
        </w:rPr>
      </w:pPr>
    </w:p>
    <w:p w:rsidR="00C4339A" w:rsidP="0C974575" w:rsidRDefault="1168C7E1" w14:paraId="62ED4DB3" w14:textId="638643FC">
      <w:pPr>
        <w:pStyle w:val="ListParagraph"/>
        <w:numPr>
          <w:ilvl w:val="0"/>
          <w:numId w:val="3"/>
        </w:numPr>
        <w:rPr>
          <w:rFonts w:ascii="Calibri" w:hAnsi="Calibri" w:eastAsia="Calibri" w:cs="Calibri"/>
          <w:color w:val="000000" w:themeColor="text1"/>
          <w:sz w:val="22"/>
          <w:szCs w:val="22"/>
        </w:rPr>
      </w:pPr>
      <w:commentRangeStart w:id="8"/>
      <w:commentRangeStart w:id="9"/>
      <w:r w:rsidRPr="0C974575">
        <w:rPr>
          <w:rFonts w:ascii="Calibri" w:hAnsi="Calibri" w:eastAsia="Calibri" w:cs="Calibri"/>
          <w:color w:val="000000" w:themeColor="text1"/>
          <w:sz w:val="22"/>
          <w:szCs w:val="22"/>
        </w:rPr>
        <w:t>Junior, Nick, Ali, and Nikhil all hold equal approval means they all have to approve or any one of them can approve ?</w:t>
      </w:r>
      <w:commentRangeEnd w:id="8"/>
      <w:r w:rsidR="006F5AC5">
        <w:rPr>
          <w:rStyle w:val="CommentReference"/>
          <w:rFonts w:ascii="Calibri" w:hAnsi="Calibri" w:eastAsia="Calibri" w:cs="Calibri"/>
          <w:color w:val="000000" w:themeColor="text1"/>
          <w:sz w:val="22"/>
          <w:szCs w:val="22"/>
        </w:rPr>
        <w:commentReference w:id="8"/>
      </w:r>
      <w:commentRangeEnd w:id="9"/>
      <w:r>
        <w:rPr>
          <w:rStyle w:val="CommentReference"/>
        </w:rPr>
        <w:commentReference w:id="9"/>
      </w:r>
    </w:p>
    <w:p w:rsidR="00C4339A" w:rsidP="0C974575" w:rsidRDefault="1168C7E1" w14:paraId="7E43C7D9" w14:textId="090D55A7">
      <w:pPr>
        <w:pStyle w:val="ListParagraph"/>
        <w:numPr>
          <w:ilvl w:val="0"/>
          <w:numId w:val="3"/>
        </w:num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Aligned</w:t>
      </w:r>
    </w:p>
    <w:p w:rsidR="00C4339A" w:rsidP="0C974575" w:rsidRDefault="1168C7E1" w14:paraId="17564135" w14:textId="7BD40FA3">
      <w:pPr>
        <w:pStyle w:val="ListParagraph"/>
        <w:numPr>
          <w:ilvl w:val="0"/>
          <w:numId w:val="3"/>
        </w:num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 xml:space="preserve">Can you explain these in more detail </w:t>
      </w:r>
    </w:p>
    <w:p w:rsidR="00C4339A" w:rsidP="0C974575" w:rsidRDefault="1168C7E1" w14:paraId="501AA760" w14:textId="13934952">
      <w:pPr>
        <w:pStyle w:val="ListParagraph"/>
        <w:numPr>
          <w:ilvl w:val="1"/>
          <w:numId w:val="3"/>
        </w:numPr>
        <w:rPr>
          <w:rFonts w:ascii="Calibri" w:hAnsi="Calibri" w:eastAsia="Calibri" w:cs="Calibri"/>
          <w:color w:val="000000" w:themeColor="text1"/>
          <w:sz w:val="22"/>
          <w:szCs w:val="22"/>
        </w:rPr>
      </w:pPr>
      <w:commentRangeStart w:id="10"/>
      <w:r w:rsidRPr="0C974575">
        <w:rPr>
          <w:rFonts w:ascii="Calibri" w:hAnsi="Calibri" w:eastAsia="Calibri" w:cs="Calibri"/>
          <w:color w:val="000000" w:themeColor="text1"/>
          <w:sz w:val="22"/>
          <w:szCs w:val="22"/>
        </w:rPr>
        <w:t>Approve final sale terms ? Where it comes in workflow</w:t>
      </w:r>
    </w:p>
    <w:p w:rsidR="00C4339A" w:rsidP="0C974575" w:rsidRDefault="1168C7E1" w14:paraId="4E8236D4" w14:textId="729402B3">
      <w:pPr>
        <w:pStyle w:val="ListParagraph"/>
        <w:numPr>
          <w:ilvl w:val="1"/>
          <w:numId w:val="3"/>
        </w:num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Si</w:t>
      </w:r>
      <w:r w:rsidR="002A0411">
        <w:rPr>
          <w:rFonts w:ascii="Calibri" w:hAnsi="Calibri" w:eastAsia="Calibri" w:cs="Calibri"/>
          <w:color w:val="000000" w:themeColor="text1"/>
          <w:sz w:val="22"/>
          <w:szCs w:val="22"/>
        </w:rPr>
        <w:t>gn</w:t>
      </w:r>
      <w:r w:rsidRPr="0C974575">
        <w:rPr>
          <w:rFonts w:ascii="Calibri" w:hAnsi="Calibri" w:eastAsia="Calibri" w:cs="Calibri"/>
          <w:color w:val="000000" w:themeColor="text1"/>
          <w:sz w:val="22"/>
          <w:szCs w:val="22"/>
        </w:rPr>
        <w:t xml:space="preserve"> Off on the closing wire ? Where it comes in workflow</w:t>
      </w:r>
      <w:commentRangeEnd w:id="10"/>
      <w:r w:rsidR="006B6953">
        <w:rPr>
          <w:rStyle w:val="CommentReference"/>
          <w:rFonts w:ascii="Calibri" w:hAnsi="Calibri" w:eastAsia="Calibri" w:cs="Calibri"/>
          <w:color w:val="000000" w:themeColor="text1"/>
          <w:sz w:val="22"/>
          <w:szCs w:val="22"/>
        </w:rPr>
        <w:commentReference w:id="10"/>
      </w:r>
    </w:p>
    <w:p w:rsidR="00C4339A" w:rsidP="0C974575" w:rsidRDefault="1168C7E1" w14:paraId="6651237F" w14:textId="26F8409F">
      <w:pPr>
        <w:pStyle w:val="ListParagraph"/>
        <w:numPr>
          <w:ilvl w:val="0"/>
          <w:numId w:val="3"/>
        </w:num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And all approver stages required the approval from all four approver or anyone of them can approve ?</w:t>
      </w:r>
    </w:p>
    <w:p w:rsidR="00C4339A" w:rsidP="0C974575" w:rsidRDefault="00C4339A" w14:paraId="159DAAF2" w14:textId="7DB431BD">
      <w:pPr>
        <w:rPr>
          <w:rFonts w:ascii="Calibri" w:hAnsi="Calibri" w:eastAsia="Calibri" w:cs="Calibri"/>
          <w:color w:val="000000" w:themeColor="text1"/>
          <w:sz w:val="22"/>
          <w:szCs w:val="22"/>
        </w:rPr>
      </w:pPr>
    </w:p>
    <w:p w:rsidR="00C4339A" w:rsidP="0C974575" w:rsidRDefault="00C4339A" w14:paraId="3E2F6069" w14:textId="3AB3F621">
      <w:pPr>
        <w:rPr>
          <w:rFonts w:ascii="Calibri" w:hAnsi="Calibri" w:eastAsia="Calibri" w:cs="Calibri"/>
          <w:color w:val="000000" w:themeColor="text1"/>
          <w:sz w:val="22"/>
          <w:szCs w:val="22"/>
        </w:rPr>
      </w:pPr>
    </w:p>
    <w:p w:rsidR="00C4339A" w:rsidP="0C974575" w:rsidRDefault="1168C7E1" w14:paraId="66898C71" w14:textId="7E68E2F4">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Danish manages the closing checklist.</w:t>
      </w:r>
    </w:p>
    <w:p w:rsidR="00C4339A" w:rsidP="0C974575" w:rsidRDefault="00C4339A" w14:paraId="177DB378" w14:textId="2067EEB5">
      <w:pPr>
        <w:rPr>
          <w:rFonts w:ascii="Calibri" w:hAnsi="Calibri" w:eastAsia="Calibri" w:cs="Calibri"/>
          <w:color w:val="538135"/>
        </w:rPr>
      </w:pPr>
    </w:p>
    <w:p w:rsidR="00C4339A" w:rsidP="0C974575" w:rsidRDefault="1168C7E1" w14:paraId="4266850B" w14:textId="31D8A04D">
      <w:pPr>
        <w:rPr>
          <w:rFonts w:ascii="Calibri" w:hAnsi="Calibri" w:eastAsia="Calibri" w:cs="Calibri"/>
          <w:color w:val="538135"/>
        </w:rPr>
      </w:pPr>
      <w:r w:rsidRPr="0C974575">
        <w:rPr>
          <w:rFonts w:ascii="Calibri" w:hAnsi="Calibri" w:eastAsia="Calibri" w:cs="Calibri"/>
          <w:b/>
          <w:bCs/>
          <w:color w:val="538135"/>
        </w:rPr>
        <w:t>[Avanza Response]</w:t>
      </w:r>
    </w:p>
    <w:p w:rsidR="00C4339A" w:rsidP="0C974575" w:rsidRDefault="1168C7E1" w14:paraId="65755747" w14:textId="7FC3EC38">
      <w:p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 xml:space="preserve">[Could you please provide the details of </w:t>
      </w:r>
      <w:commentRangeStart w:id="11"/>
      <w:r w:rsidRPr="0C974575">
        <w:rPr>
          <w:rFonts w:ascii="Calibri" w:hAnsi="Calibri" w:eastAsia="Calibri" w:cs="Calibri"/>
          <w:color w:val="000000" w:themeColor="text1"/>
          <w:sz w:val="22"/>
          <w:szCs w:val="22"/>
        </w:rPr>
        <w:t xml:space="preserve">Danish’s closing checklist </w:t>
      </w:r>
      <w:commentRangeEnd w:id="11"/>
      <w:r w:rsidRPr="0C974575" w:rsidR="006F5AC5">
        <w:rPr>
          <w:rStyle w:val="CommentReference"/>
          <w:rFonts w:ascii="Calibri" w:hAnsi="Calibri" w:eastAsia="Calibri" w:cs="Calibri"/>
          <w:color w:val="000000" w:themeColor="text1"/>
          <w:sz w:val="22"/>
          <w:szCs w:val="22"/>
        </w:rPr>
        <w:commentReference w:id="11"/>
      </w:r>
      <w:r w:rsidRPr="0C974575">
        <w:rPr>
          <w:rFonts w:ascii="Calibri" w:hAnsi="Calibri" w:eastAsia="Calibri" w:cs="Calibri"/>
          <w:color w:val="000000" w:themeColor="text1"/>
          <w:sz w:val="22"/>
          <w:szCs w:val="22"/>
        </w:rPr>
        <w:t>— the specific items it includes and the sequence in which they are completed? This will help us understand and configure the closing stage accurately.]</w:t>
      </w:r>
    </w:p>
    <w:p w:rsidR="00C4339A" w:rsidP="0C974575" w:rsidRDefault="00C4339A" w14:paraId="7BA367F9" w14:textId="4EFC51F9">
      <w:pPr>
        <w:rPr>
          <w:rFonts w:ascii="Calibri" w:hAnsi="Calibri" w:eastAsia="Calibri" w:cs="Calibri"/>
          <w:color w:val="000000" w:themeColor="text1"/>
          <w:sz w:val="22"/>
          <w:szCs w:val="22"/>
        </w:rPr>
      </w:pPr>
    </w:p>
    <w:p w:rsidR="00C4339A" w:rsidP="0C974575" w:rsidRDefault="1168C7E1" w14:paraId="4F6F5DF7" w14:textId="65A9D6B1">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Faiz handles investor distribution items after closing.</w:t>
      </w:r>
    </w:p>
    <w:p w:rsidR="00C4339A" w:rsidP="0C974575" w:rsidRDefault="1168C7E1" w14:paraId="604ADE3A" w14:textId="25289469">
      <w:pPr>
        <w:rPr>
          <w:rFonts w:ascii="Calibri" w:hAnsi="Calibri" w:eastAsia="Calibri" w:cs="Calibri"/>
          <w:color w:val="538135"/>
        </w:rPr>
      </w:pPr>
      <w:r w:rsidRPr="0C974575">
        <w:rPr>
          <w:rFonts w:ascii="Calibri" w:hAnsi="Calibri" w:eastAsia="Calibri" w:cs="Calibri"/>
          <w:b/>
          <w:bCs/>
          <w:color w:val="538135"/>
        </w:rPr>
        <w:t>[Avanza Response]</w:t>
      </w:r>
    </w:p>
    <w:p w:rsidR="00C4339A" w:rsidP="0C974575" w:rsidRDefault="1168C7E1" w14:paraId="5353975D" w14:textId="2861CB1B">
      <w:p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[Aligned]</w:t>
      </w:r>
    </w:p>
    <w:p w:rsidR="00C4339A" w:rsidP="0C974575" w:rsidRDefault="1168C7E1" w14:paraId="634F8B92" w14:textId="0AFEE92E">
      <w:pPr>
        <w:pStyle w:val="Heading2"/>
        <w:spacing w:before="280" w:after="120"/>
        <w:rPr>
          <w:rFonts w:ascii="Calibri" w:hAnsi="Calibri" w:eastAsia="Calibri" w:cs="Calibri"/>
          <w:b/>
          <w:bCs/>
          <w:color w:val="2C3E50"/>
          <w:sz w:val="26"/>
          <w:szCs w:val="26"/>
        </w:rPr>
      </w:pPr>
      <w:r w:rsidRPr="0C974575">
        <w:rPr>
          <w:rFonts w:ascii="Calibri" w:hAnsi="Calibri" w:eastAsia="Calibri" w:cs="Calibri"/>
          <w:b/>
          <w:bCs/>
          <w:color w:val="2C3E50"/>
          <w:sz w:val="26"/>
          <w:szCs w:val="26"/>
        </w:rPr>
        <w:t>4. Section 3 — Scope</w:t>
      </w:r>
    </w:p>
    <w:p w:rsidR="00C4339A" w:rsidP="0C974575" w:rsidRDefault="1168C7E1" w14:paraId="6C9258AC" w14:textId="7823EACB">
      <w:pPr>
        <w:spacing w:after="12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Add Yardi integration alongside Argus. Yardi feeds property-level financials — rent roll, expenses, NOI, occupancy, and related data — into Argus/Salesforce so disposition metrics calculate automatically.</w:t>
      </w:r>
    </w:p>
    <w:p w:rsidR="00C4339A" w:rsidP="0C974575" w:rsidRDefault="1168C7E1" w14:paraId="510073E1" w14:textId="3951EEFA">
      <w:pPr>
        <w:rPr>
          <w:rFonts w:ascii="Calibri" w:hAnsi="Calibri" w:eastAsia="Calibri" w:cs="Calibri"/>
          <w:color w:val="538135"/>
        </w:rPr>
      </w:pPr>
      <w:r w:rsidRPr="0C974575">
        <w:rPr>
          <w:rFonts w:ascii="Calibri" w:hAnsi="Calibri" w:eastAsia="Calibri" w:cs="Calibri"/>
          <w:b/>
          <w:bCs/>
          <w:color w:val="538135"/>
        </w:rPr>
        <w:t>[Avanza Response]</w:t>
      </w:r>
    </w:p>
    <w:p w:rsidR="00C4339A" w:rsidP="0C974575" w:rsidRDefault="1168C7E1" w14:paraId="6C17A58F" w14:textId="145FFB15">
      <w:pPr>
        <w:spacing w:after="0" w:line="259" w:lineRule="auto"/>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 xml:space="preserve">We will integrate Yardi and display all the relevant fields those are available in Yardi; however, Argus integration is not available, please check with DPEG IT team for more details on Argus, Costar and </w:t>
      </w:r>
      <w:r w:rsidRPr="0C974575">
        <w:rPr>
          <w:rFonts w:ascii="Calibri" w:hAnsi="Calibri" w:eastAsia="Calibri" w:cs="Calibri"/>
          <w:color w:val="000000" w:themeColor="text1"/>
          <w:sz w:val="22"/>
          <w:szCs w:val="22"/>
        </w:rPr>
        <w:t xml:space="preserve">Placer.ai . Any fields required from Argus will need to be entered manually. </w:t>
      </w:r>
      <w:commentRangeStart w:id="12"/>
      <w:r w:rsidRPr="0C974575">
        <w:rPr>
          <w:rFonts w:ascii="Calibri" w:hAnsi="Calibri" w:eastAsia="Calibri" w:cs="Calibri"/>
          <w:color w:val="000000" w:themeColor="text1"/>
          <w:sz w:val="22"/>
          <w:szCs w:val="22"/>
        </w:rPr>
        <w:t>Additionally, per your earlier input, the disposition is calculated within the Peak Sell Date — please confirm this understanding.</w:t>
      </w:r>
      <w:commentRangeEnd w:id="12"/>
      <w:r w:rsidR="0062305F">
        <w:rPr>
          <w:rStyle w:val="CommentReference"/>
          <w:rFonts w:ascii="Calibri" w:hAnsi="Calibri" w:eastAsia="Calibri" w:cs="Calibri"/>
          <w:color w:val="000000" w:themeColor="text1"/>
          <w:sz w:val="22"/>
          <w:szCs w:val="22"/>
        </w:rPr>
        <w:commentReference w:id="12"/>
      </w:r>
    </w:p>
    <w:p w:rsidR="00C4339A" w:rsidP="0C974575" w:rsidRDefault="1168C7E1" w14:paraId="04C72181" w14:textId="6402F0DD">
      <w:pPr>
        <w:pStyle w:val="Heading3"/>
        <w:spacing w:before="200" w:after="100"/>
        <w:rPr>
          <w:rFonts w:ascii="Calibri" w:hAnsi="Calibri" w:eastAsia="Calibri" w:cs="Calibri"/>
          <w:b/>
          <w:bCs/>
          <w:color w:val="34495E"/>
          <w:sz w:val="23"/>
          <w:szCs w:val="23"/>
        </w:rPr>
      </w:pPr>
      <w:r w:rsidRPr="0C974575">
        <w:rPr>
          <w:rFonts w:ascii="Calibri" w:hAnsi="Calibri" w:eastAsia="Calibri" w:cs="Calibri"/>
          <w:b/>
          <w:bCs/>
          <w:color w:val="34495E"/>
          <w:sz w:val="23"/>
          <w:szCs w:val="23"/>
        </w:rPr>
        <w:t>4.1 Sell Meter Color Coding</w:t>
      </w: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278"/>
        <w:gridCol w:w="7066"/>
      </w:tblGrid>
      <w:tr w:rsidR="0C974575" w:rsidTr="0C974575" w14:paraId="318D18B9" w14:textId="77777777">
        <w:trPr>
          <w:trHeight w:val="300"/>
        </w:trPr>
        <w:tc>
          <w:tcPr>
            <w:tcW w:w="2385" w:type="dxa"/>
            <w:tcBorders>
              <w:top w:val="single" w:color="auto" w:sz="6" w:space="0"/>
              <w:left w:val="single" w:color="auto" w:sz="6" w:space="0"/>
              <w:bottom w:val="single" w:color="auto" w:sz="6" w:space="0"/>
              <w:right w:val="single" w:color="auto" w:sz="6" w:space="0"/>
            </w:tcBorders>
            <w:shd w:val="clear" w:color="auto" w:fill="2C3E50"/>
            <w:tcMar>
              <w:top w:w="75" w:type="dxa"/>
              <w:left w:w="90" w:type="dxa"/>
              <w:bottom w:w="75" w:type="dxa"/>
              <w:right w:w="90" w:type="dxa"/>
            </w:tcMar>
            <w:vAlign w:val="center"/>
          </w:tcPr>
          <w:p w:rsidR="0C974575" w:rsidP="0C974575" w:rsidRDefault="0C974575" w14:paraId="67EFA260" w14:textId="39E077D5">
            <w:pPr>
              <w:rPr>
                <w:rFonts w:ascii="Calibri" w:hAnsi="Calibri" w:eastAsia="Calibri" w:cs="Calibri"/>
                <w:color w:val="FFFFFF" w:themeColor="background1"/>
                <w:sz w:val="22"/>
                <w:szCs w:val="22"/>
              </w:rPr>
            </w:pPr>
            <w:r w:rsidRPr="0C974575">
              <w:rPr>
                <w:rFonts w:ascii="Calibri" w:hAnsi="Calibri" w:eastAsia="Calibri" w:cs="Calibri"/>
                <w:b/>
                <w:bCs/>
                <w:color w:val="FFFFFF" w:themeColor="background1"/>
                <w:sz w:val="22"/>
                <w:szCs w:val="22"/>
              </w:rPr>
              <w:t>Color</w:t>
            </w:r>
          </w:p>
        </w:tc>
        <w:tc>
          <w:tcPr>
            <w:tcW w:w="7500" w:type="dxa"/>
            <w:tcBorders>
              <w:top w:val="single" w:color="auto" w:sz="6" w:space="0"/>
              <w:left w:val="single" w:color="auto" w:sz="6" w:space="0"/>
              <w:bottom w:val="single" w:color="auto" w:sz="6" w:space="0"/>
              <w:right w:val="single" w:color="auto" w:sz="6" w:space="0"/>
            </w:tcBorders>
            <w:shd w:val="clear" w:color="auto" w:fill="2C3E50"/>
            <w:tcMar>
              <w:top w:w="75" w:type="dxa"/>
              <w:left w:w="90" w:type="dxa"/>
              <w:bottom w:w="75" w:type="dxa"/>
              <w:right w:w="90" w:type="dxa"/>
            </w:tcMar>
            <w:vAlign w:val="center"/>
          </w:tcPr>
          <w:p w:rsidR="0C974575" w:rsidP="0C974575" w:rsidRDefault="0C974575" w14:paraId="3284807B" w14:textId="5F64633F">
            <w:pPr>
              <w:rPr>
                <w:rFonts w:ascii="Calibri" w:hAnsi="Calibri" w:eastAsia="Calibri" w:cs="Calibri"/>
                <w:color w:val="FFFFFF" w:themeColor="background1"/>
                <w:sz w:val="22"/>
                <w:szCs w:val="22"/>
              </w:rPr>
            </w:pPr>
            <w:r w:rsidRPr="0C974575">
              <w:rPr>
                <w:rFonts w:ascii="Calibri" w:hAnsi="Calibri" w:eastAsia="Calibri" w:cs="Calibri"/>
                <w:b/>
                <w:bCs/>
                <w:color w:val="FFFFFF" w:themeColor="background1"/>
                <w:sz w:val="22"/>
                <w:szCs w:val="22"/>
              </w:rPr>
              <w:t>Meaning</w:t>
            </w:r>
          </w:p>
        </w:tc>
      </w:tr>
      <w:tr w:rsidR="0C974575" w:rsidTr="0C974575" w14:paraId="3E0CA501" w14:textId="77777777">
        <w:trPr>
          <w:trHeight w:val="300"/>
        </w:trPr>
        <w:tc>
          <w:tcPr>
            <w:tcW w:w="2385" w:type="dxa"/>
            <w:tcBorders>
              <w:top w:val="single" w:color="auto" w:sz="6" w:space="0"/>
              <w:left w:val="single" w:color="auto" w:sz="6" w:space="0"/>
              <w:bottom w:val="single" w:color="auto" w:sz="6" w:space="0"/>
              <w:right w:val="single" w:color="auto" w:sz="6" w:space="0"/>
            </w:tcBorders>
            <w:shd w:val="clear" w:color="auto" w:fill="F2F3F4"/>
            <w:tcMar>
              <w:top w:w="75" w:type="dxa"/>
              <w:left w:w="90" w:type="dxa"/>
              <w:bottom w:w="75" w:type="dxa"/>
              <w:right w:w="90" w:type="dxa"/>
            </w:tcMar>
            <w:vAlign w:val="center"/>
          </w:tcPr>
          <w:p w:rsidR="0C974575" w:rsidP="0C974575" w:rsidRDefault="0C974575" w14:paraId="7D309FB6" w14:textId="3D828B66">
            <w:p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Green</w:t>
            </w:r>
          </w:p>
        </w:tc>
        <w:tc>
          <w:tcPr>
            <w:tcW w:w="7500" w:type="dxa"/>
            <w:tcBorders>
              <w:top w:val="single" w:color="auto" w:sz="6" w:space="0"/>
              <w:left w:val="single" w:color="auto" w:sz="6" w:space="0"/>
              <w:bottom w:val="single" w:color="auto" w:sz="6" w:space="0"/>
              <w:right w:val="single" w:color="auto" w:sz="6" w:space="0"/>
            </w:tcBorders>
            <w:shd w:val="clear" w:color="auto" w:fill="F2F3F4"/>
            <w:tcMar>
              <w:top w:w="75" w:type="dxa"/>
              <w:left w:w="90" w:type="dxa"/>
              <w:bottom w:w="75" w:type="dxa"/>
              <w:right w:w="90" w:type="dxa"/>
            </w:tcMar>
            <w:vAlign w:val="center"/>
          </w:tcPr>
          <w:p w:rsidR="0C974575" w:rsidP="0C974575" w:rsidRDefault="0C974575" w14:paraId="759FA7D3" w14:textId="65C69CA3">
            <w:p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Ready to sell</w:t>
            </w:r>
          </w:p>
        </w:tc>
      </w:tr>
      <w:tr w:rsidR="0C974575" w:rsidTr="0C974575" w14:paraId="3909F0A3" w14:textId="77777777">
        <w:trPr>
          <w:trHeight w:val="300"/>
        </w:trPr>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75" w:type="dxa"/>
              <w:left w:w="90" w:type="dxa"/>
              <w:bottom w:w="75" w:type="dxa"/>
              <w:right w:w="90" w:type="dxa"/>
            </w:tcMar>
            <w:vAlign w:val="center"/>
          </w:tcPr>
          <w:p w:rsidR="0C974575" w:rsidP="0C974575" w:rsidRDefault="0C974575" w14:paraId="05BD53FF" w14:textId="5C022A65">
            <w:p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Yellow</w:t>
            </w:r>
          </w:p>
        </w:tc>
        <w:tc>
          <w:tcPr>
            <w:tcW w:w="7500" w:type="dxa"/>
            <w:tcBorders>
              <w:top w:val="single" w:color="auto" w:sz="6" w:space="0"/>
              <w:left w:val="single" w:color="auto" w:sz="6" w:space="0"/>
              <w:bottom w:val="single" w:color="auto" w:sz="6" w:space="0"/>
              <w:right w:val="single" w:color="auto" w:sz="6" w:space="0"/>
            </w:tcBorders>
            <w:shd w:val="clear" w:color="auto" w:fill="FFFFFF" w:themeFill="background1"/>
            <w:tcMar>
              <w:top w:w="75" w:type="dxa"/>
              <w:left w:w="90" w:type="dxa"/>
              <w:bottom w:w="75" w:type="dxa"/>
              <w:right w:w="90" w:type="dxa"/>
            </w:tcMar>
            <w:vAlign w:val="center"/>
          </w:tcPr>
          <w:p w:rsidR="0C974575" w:rsidP="0C974575" w:rsidRDefault="0C974575" w14:paraId="15163A73" w14:textId="67049169">
            <w:p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Getting close</w:t>
            </w:r>
          </w:p>
        </w:tc>
      </w:tr>
      <w:tr w:rsidR="0C974575" w:rsidTr="0C974575" w14:paraId="7DB57F11" w14:textId="77777777">
        <w:trPr>
          <w:trHeight w:val="300"/>
        </w:trPr>
        <w:tc>
          <w:tcPr>
            <w:tcW w:w="2385" w:type="dxa"/>
            <w:tcBorders>
              <w:top w:val="single" w:color="auto" w:sz="6" w:space="0"/>
              <w:left w:val="single" w:color="auto" w:sz="6" w:space="0"/>
              <w:bottom w:val="single" w:color="auto" w:sz="6" w:space="0"/>
              <w:right w:val="single" w:color="auto" w:sz="6" w:space="0"/>
            </w:tcBorders>
            <w:shd w:val="clear" w:color="auto" w:fill="F2F3F4"/>
            <w:tcMar>
              <w:top w:w="75" w:type="dxa"/>
              <w:left w:w="90" w:type="dxa"/>
              <w:bottom w:w="75" w:type="dxa"/>
              <w:right w:w="90" w:type="dxa"/>
            </w:tcMar>
            <w:vAlign w:val="center"/>
          </w:tcPr>
          <w:p w:rsidR="0C974575" w:rsidP="0C974575" w:rsidRDefault="0C974575" w14:paraId="2AC1530B" w14:textId="302E3563">
            <w:p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Red</w:t>
            </w:r>
          </w:p>
        </w:tc>
        <w:tc>
          <w:tcPr>
            <w:tcW w:w="7500" w:type="dxa"/>
            <w:tcBorders>
              <w:top w:val="single" w:color="auto" w:sz="6" w:space="0"/>
              <w:left w:val="single" w:color="auto" w:sz="6" w:space="0"/>
              <w:bottom w:val="single" w:color="auto" w:sz="6" w:space="0"/>
              <w:right w:val="single" w:color="auto" w:sz="6" w:space="0"/>
            </w:tcBorders>
            <w:shd w:val="clear" w:color="auto" w:fill="F2F3F4"/>
            <w:tcMar>
              <w:top w:w="75" w:type="dxa"/>
              <w:left w:w="90" w:type="dxa"/>
              <w:bottom w:w="75" w:type="dxa"/>
              <w:right w:w="90" w:type="dxa"/>
            </w:tcMar>
            <w:vAlign w:val="center"/>
          </w:tcPr>
          <w:p w:rsidR="0C974575" w:rsidP="0C974575" w:rsidRDefault="0C974575" w14:paraId="037A39B8" w14:textId="779FB788">
            <w:p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Hold</w:t>
            </w:r>
          </w:p>
        </w:tc>
      </w:tr>
    </w:tbl>
    <w:p w:rsidR="00C4339A" w:rsidP="0C974575" w:rsidRDefault="1168C7E1" w14:paraId="05C8FBF8" w14:textId="73066EB9">
      <w:pPr>
        <w:pStyle w:val="Heading2"/>
        <w:spacing w:before="280" w:after="120"/>
        <w:rPr>
          <w:rFonts w:ascii="Calibri" w:hAnsi="Calibri" w:eastAsia="Calibri" w:cs="Calibri"/>
          <w:b/>
          <w:bCs/>
          <w:color w:val="2C3E50"/>
          <w:sz w:val="26"/>
          <w:szCs w:val="26"/>
        </w:rPr>
      </w:pPr>
      <w:r w:rsidRPr="0C974575">
        <w:rPr>
          <w:rFonts w:ascii="Calibri" w:hAnsi="Calibri" w:eastAsia="Calibri" w:cs="Calibri"/>
          <w:b/>
          <w:bCs/>
          <w:color w:val="2C3E50"/>
          <w:sz w:val="26"/>
          <w:szCs w:val="26"/>
        </w:rPr>
        <w:t>5. Section 9.2 — How the Sell Meter Is Calculated</w:t>
      </w:r>
    </w:p>
    <w:p w:rsidR="00C4339A" w:rsidP="0C974575" w:rsidRDefault="1168C7E1" w14:paraId="147E8AF0" w14:textId="3A54EA66">
      <w:pPr>
        <w:spacing w:after="12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The following should be automated where possible via Yardi, Argus, CoStar, and Salesforce:</w:t>
      </w:r>
    </w:p>
    <w:p w:rsidR="00C4339A" w:rsidP="0C974575" w:rsidRDefault="1168C7E1" w14:paraId="151E13D0" w14:textId="1CAD5720">
      <w:pPr>
        <w:rPr>
          <w:rFonts w:ascii="Calibri" w:hAnsi="Calibri" w:eastAsia="Calibri" w:cs="Calibri"/>
          <w:color w:val="000000" w:themeColor="text1"/>
          <w:sz w:val="22"/>
          <w:szCs w:val="22"/>
        </w:rPr>
      </w:pPr>
      <w:r w:rsidRPr="0C974575">
        <w:rPr>
          <w:rFonts w:ascii="Calibri" w:hAnsi="Calibri" w:eastAsia="Calibri" w:cs="Calibri"/>
          <w:b/>
          <w:bCs/>
          <w:color w:val="538135"/>
        </w:rPr>
        <w:t>[Avanza Response]</w:t>
      </w:r>
      <w:r w:rsidRPr="0C974575">
        <w:rPr>
          <w:rFonts w:ascii="Calibri" w:hAnsi="Calibri" w:eastAsia="Calibri" w:cs="Calibri"/>
          <w:color w:val="000000" w:themeColor="text1"/>
          <w:sz w:val="22"/>
          <w:szCs w:val="22"/>
        </w:rPr>
        <w:t xml:space="preserve"> </w:t>
      </w:r>
    </w:p>
    <w:p w:rsidR="00C4339A" w:rsidP="0C974575" w:rsidRDefault="1168C7E1" w14:paraId="47F2F2FD" w14:textId="390C6413">
      <w:pPr>
        <w:spacing w:after="0" w:line="259" w:lineRule="auto"/>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As explained above, only Yardi integration is available. The fields coming from Yardi will be automated, and all others will be entered manually.</w:t>
      </w:r>
    </w:p>
    <w:p w:rsidR="00C4339A" w:rsidP="0C974575" w:rsidRDefault="00C4339A" w14:paraId="1A943B9E" w14:textId="25D21165">
      <w:pPr>
        <w:rPr>
          <w:rFonts w:ascii="Calibri" w:hAnsi="Calibri" w:eastAsia="Calibri" w:cs="Calibri"/>
          <w:color w:val="000000" w:themeColor="text1"/>
          <w:sz w:val="22"/>
          <w:szCs w:val="22"/>
        </w:rPr>
      </w:pPr>
    </w:p>
    <w:p w:rsidR="00C4339A" w:rsidP="0C974575" w:rsidRDefault="1168C7E1" w14:paraId="69D5F673" w14:textId="2E7C29E3">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NOI Forecast</w:t>
      </w:r>
    </w:p>
    <w:p w:rsidR="00C4339A" w:rsidP="0C974575" w:rsidRDefault="1168C7E1" w14:paraId="01240EEB" w14:textId="6C3CCE35">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Peak Sell Date</w:t>
      </w:r>
    </w:p>
    <w:p w:rsidR="00C4339A" w:rsidP="0C974575" w:rsidRDefault="1168C7E1" w14:paraId="44A4B767" w14:textId="1B21352D">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Projected Value at Peak</w:t>
      </w:r>
    </w:p>
    <w:p w:rsidR="00C4339A" w:rsidP="0C974575" w:rsidRDefault="1168C7E1" w14:paraId="2EE2911B" w14:textId="36F7E71E">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Market Cap Rate</w:t>
      </w:r>
    </w:p>
    <w:p w:rsidR="00C4339A" w:rsidP="0C974575" w:rsidRDefault="1168C7E1" w14:paraId="1AA8A30A" w14:textId="39CE43D3">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Target Return</w:t>
      </w:r>
    </w:p>
    <w:p w:rsidR="00C4339A" w:rsidP="0C974575" w:rsidRDefault="1168C7E1" w14:paraId="7CF77166" w14:textId="6F9AE30E">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Expected Value</w:t>
      </w:r>
    </w:p>
    <w:p w:rsidR="00C4339A" w:rsidP="0C974575" w:rsidRDefault="1168C7E1" w14:paraId="30B48BDB" w14:textId="23B2C718">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Hold Period [Already coming from acquisition module]</w:t>
      </w:r>
    </w:p>
    <w:p w:rsidR="00C4339A" w:rsidP="0C974575" w:rsidRDefault="1168C7E1" w14:paraId="25E9E550" w14:textId="2AA0C1DB">
      <w:pPr>
        <w:spacing w:after="12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The hold period should generally run 3–5 years, or earlier if the asset is ready to sell.</w:t>
      </w:r>
    </w:p>
    <w:p w:rsidR="00C4339A" w:rsidP="0C974575" w:rsidRDefault="1168C7E1" w14:paraId="0142F650" w14:textId="106B1ACD">
      <w:pPr>
        <w:pStyle w:val="Heading2"/>
        <w:spacing w:before="280" w:after="120"/>
        <w:rPr>
          <w:rFonts w:ascii="Calibri" w:hAnsi="Calibri" w:eastAsia="Calibri" w:cs="Calibri"/>
          <w:b/>
          <w:bCs/>
          <w:color w:val="2C3E50"/>
          <w:sz w:val="26"/>
          <w:szCs w:val="26"/>
        </w:rPr>
      </w:pPr>
      <w:r w:rsidRPr="0C974575">
        <w:rPr>
          <w:rFonts w:ascii="Calibri" w:hAnsi="Calibri" w:eastAsia="Calibri" w:cs="Calibri"/>
          <w:b/>
          <w:bCs/>
          <w:color w:val="2C3E50"/>
          <w:sz w:val="26"/>
          <w:szCs w:val="26"/>
        </w:rPr>
        <w:t>6. Section 9.3 — Note</w:t>
      </w:r>
    </w:p>
    <w:p w:rsidR="00C4339A" w:rsidP="0C974575" w:rsidRDefault="1168C7E1" w14:paraId="4EB62FC4" w14:textId="4FBDF58E">
      <w:pPr>
        <w:spacing w:after="120"/>
        <w:rPr>
          <w:rFonts w:ascii="Calibri" w:hAnsi="Calibri" w:eastAsia="Calibri" w:cs="Calibri"/>
          <w:color w:val="000000" w:themeColor="text1"/>
          <w:sz w:val="22"/>
          <w:szCs w:val="22"/>
        </w:rPr>
      </w:pPr>
      <w:commentRangeStart w:id="13"/>
      <w:r w:rsidRPr="0C974575">
        <w:rPr>
          <w:rFonts w:ascii="Calibri" w:hAnsi="Calibri" w:eastAsia="Calibri" w:cs="Calibri"/>
          <w:color w:val="000000" w:themeColor="text1"/>
          <w:sz w:val="22"/>
          <w:szCs w:val="22"/>
        </w:rPr>
        <w:t>[Argus and CoStar integrations are available and should be the default source of truth. Manual entry should be used only as a backup or override.]</w:t>
      </w:r>
    </w:p>
    <w:p w:rsidR="00C4339A" w:rsidP="0C974575" w:rsidRDefault="1168C7E1" w14:paraId="5CF6DE46" w14:textId="3DF810D8">
      <w:pPr>
        <w:spacing w:after="120"/>
        <w:rPr>
          <w:rFonts w:ascii="Calibri" w:hAnsi="Calibri" w:eastAsia="Calibri" w:cs="Calibri"/>
          <w:color w:val="538135"/>
        </w:rPr>
      </w:pPr>
      <w:r w:rsidRPr="0C974575">
        <w:rPr>
          <w:rFonts w:ascii="Calibri" w:hAnsi="Calibri" w:eastAsia="Calibri" w:cs="Calibri"/>
          <w:b/>
          <w:bCs/>
          <w:color w:val="538135"/>
        </w:rPr>
        <w:t>[Avanza Response]</w:t>
      </w:r>
    </w:p>
    <w:p w:rsidR="00C4339A" w:rsidP="0C974575" w:rsidRDefault="1168C7E1" w14:paraId="1ACA04A0" w14:textId="2711A470">
      <w:pPr>
        <w:spacing w:after="120" w:line="259" w:lineRule="auto"/>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Please check with your IT team for these integrations.</w:t>
      </w:r>
      <w:commentRangeEnd w:id="13"/>
      <w:r w:rsidR="0062305F">
        <w:rPr>
          <w:rStyle w:val="CommentReference"/>
          <w:rFonts w:ascii="Calibri" w:hAnsi="Calibri" w:eastAsia="Calibri" w:cs="Calibri"/>
          <w:color w:val="000000" w:themeColor="text1"/>
          <w:sz w:val="22"/>
          <w:szCs w:val="22"/>
        </w:rPr>
        <w:commentReference w:id="13"/>
      </w:r>
    </w:p>
    <w:p w:rsidR="00C4339A" w:rsidP="0C974575" w:rsidRDefault="1168C7E1" w14:paraId="3CA6BA8A" w14:textId="405863DD">
      <w:pPr>
        <w:pStyle w:val="Heading2"/>
        <w:spacing w:before="280" w:after="120"/>
        <w:rPr>
          <w:rFonts w:ascii="Calibri" w:hAnsi="Calibri" w:eastAsia="Calibri" w:cs="Calibri"/>
          <w:b/>
          <w:bCs/>
          <w:color w:val="2C3E50"/>
          <w:sz w:val="26"/>
          <w:szCs w:val="26"/>
        </w:rPr>
      </w:pPr>
      <w:r w:rsidRPr="0C974575">
        <w:rPr>
          <w:rFonts w:ascii="Calibri" w:hAnsi="Calibri" w:eastAsia="Calibri" w:cs="Calibri"/>
          <w:b/>
          <w:bCs/>
          <w:color w:val="2C3E50"/>
          <w:sz w:val="26"/>
          <w:szCs w:val="26"/>
        </w:rPr>
        <w:t>7. Section 13.2 — The Six Wire Fraud Prevention Fields</w:t>
      </w:r>
    </w:p>
    <w:p w:rsidR="00C4339A" w:rsidP="0C974575" w:rsidRDefault="1168C7E1" w14:paraId="4207B586" w14:textId="32F1EC34">
      <w:pPr>
        <w:spacing w:after="12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Faiz is responsible for completing and confirming all six wire fraud prevention fields before a wire can be saved or approved.</w:t>
      </w:r>
    </w:p>
    <w:p w:rsidR="00C4339A" w:rsidP="0C974575" w:rsidRDefault="1168C7E1" w14:paraId="4406102E" w14:textId="7E4EC294">
      <w:pPr>
        <w:rPr>
          <w:rFonts w:ascii="Calibri" w:hAnsi="Calibri" w:eastAsia="Calibri" w:cs="Calibri"/>
          <w:color w:val="000000" w:themeColor="text1"/>
          <w:sz w:val="22"/>
          <w:szCs w:val="22"/>
        </w:rPr>
      </w:pPr>
      <w:r w:rsidRPr="0C974575">
        <w:rPr>
          <w:rFonts w:ascii="Calibri" w:hAnsi="Calibri" w:eastAsia="Calibri" w:cs="Calibri"/>
          <w:b/>
          <w:bCs/>
          <w:color w:val="538135"/>
        </w:rPr>
        <w:t>[Avanza Response]</w:t>
      </w:r>
      <w:r w:rsidRPr="0C974575">
        <w:rPr>
          <w:rFonts w:ascii="Calibri" w:hAnsi="Calibri" w:eastAsia="Calibri" w:cs="Calibri"/>
          <w:color w:val="000000" w:themeColor="text1"/>
          <w:sz w:val="22"/>
          <w:szCs w:val="22"/>
        </w:rPr>
        <w:t xml:space="preserve"> </w:t>
      </w:r>
    </w:p>
    <w:p w:rsidR="00C4339A" w:rsidP="0C974575" w:rsidRDefault="1168C7E1" w14:paraId="64CDB510" w14:textId="2058A298">
      <w:p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 xml:space="preserve">[Could you please clarify </w:t>
      </w:r>
      <w:commentRangeStart w:id="14"/>
      <w:r w:rsidRPr="0C974575">
        <w:rPr>
          <w:rFonts w:ascii="Calibri" w:hAnsi="Calibri" w:eastAsia="Calibri" w:cs="Calibri"/>
          <w:color w:val="000000" w:themeColor="text1"/>
          <w:sz w:val="22"/>
          <w:szCs w:val="22"/>
        </w:rPr>
        <w:t>where this wiring stage falls in the sequence</w:t>
      </w:r>
      <w:commentRangeEnd w:id="14"/>
      <w:r w:rsidRPr="0C974575" w:rsidR="0062305F">
        <w:rPr>
          <w:rStyle w:val="CommentReference"/>
          <w:rFonts w:ascii="Calibri" w:hAnsi="Calibri" w:eastAsia="Calibri" w:cs="Calibri"/>
          <w:color w:val="000000" w:themeColor="text1"/>
          <w:sz w:val="22"/>
          <w:szCs w:val="22"/>
        </w:rPr>
        <w:commentReference w:id="14"/>
      </w:r>
      <w:r w:rsidRPr="0C974575">
        <w:rPr>
          <w:rFonts w:ascii="Calibri" w:hAnsi="Calibri" w:eastAsia="Calibri" w:cs="Calibri"/>
          <w:color w:val="000000" w:themeColor="text1"/>
          <w:sz w:val="22"/>
          <w:szCs w:val="22"/>
        </w:rPr>
        <w:t xml:space="preserve"> — does it occur before or after Danish’s closing checklist? Understanding the correct order will help us position this step accurately within the workflow.]</w:t>
      </w:r>
    </w:p>
    <w:p w:rsidR="00C4339A" w:rsidP="0C974575" w:rsidRDefault="1168C7E1" w14:paraId="61CF09FF" w14:textId="4A3CDC65">
      <w:pPr>
        <w:pStyle w:val="Heading2"/>
        <w:spacing w:before="280" w:after="120"/>
        <w:rPr>
          <w:rFonts w:ascii="Calibri" w:hAnsi="Calibri" w:eastAsia="Calibri" w:cs="Calibri"/>
          <w:b/>
          <w:bCs/>
          <w:color w:val="2C3E50"/>
          <w:sz w:val="26"/>
          <w:szCs w:val="26"/>
        </w:rPr>
      </w:pPr>
      <w:r w:rsidRPr="0C974575">
        <w:rPr>
          <w:rFonts w:ascii="Calibri" w:hAnsi="Calibri" w:eastAsia="Calibri" w:cs="Calibri"/>
          <w:b/>
          <w:bCs/>
          <w:color w:val="2C3E50"/>
          <w:sz w:val="26"/>
          <w:szCs w:val="26"/>
        </w:rPr>
        <w:t>8. Internal Review Workflow</w:t>
      </w:r>
    </w:p>
    <w:p w:rsidR="00C4339A" w:rsidP="0C974575" w:rsidRDefault="1168C7E1" w14:paraId="6F872BE0" w14:textId="0FF030BD">
      <w:pPr>
        <w:spacing w:after="12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Property Manager → Yardi → Argus → Salesforce / Sell Meter</w:t>
      </w:r>
    </w:p>
    <w:p w:rsidR="00C4339A" w:rsidP="0C974575" w:rsidRDefault="1168C7E1" w14:paraId="1C4D556D" w14:textId="2C5CA77B">
      <w:pPr>
        <w:spacing w:after="12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Property-level data flows from Yardi into Argus/Salesforce so the Sell Meter updates automatically.</w:t>
      </w:r>
    </w:p>
    <w:p w:rsidR="00C4339A" w:rsidP="0C974575" w:rsidRDefault="1168C7E1" w14:paraId="1D54DF52" w14:textId="054CEA06">
      <w:pPr>
        <w:pStyle w:val="Heading2"/>
        <w:spacing w:before="280" w:after="120"/>
        <w:rPr>
          <w:rFonts w:ascii="Calibri" w:hAnsi="Calibri" w:eastAsia="Calibri" w:cs="Calibri"/>
          <w:b/>
          <w:bCs/>
          <w:color w:val="2C3E50"/>
          <w:sz w:val="26"/>
          <w:szCs w:val="26"/>
        </w:rPr>
      </w:pPr>
      <w:r w:rsidRPr="0C974575">
        <w:rPr>
          <w:rFonts w:ascii="Calibri" w:hAnsi="Calibri" w:eastAsia="Calibri" w:cs="Calibri"/>
          <w:b/>
          <w:bCs/>
          <w:color w:val="2C3E50"/>
          <w:sz w:val="26"/>
          <w:szCs w:val="26"/>
        </w:rPr>
        <w:t>9. Broker Selection</w:t>
      </w:r>
    </w:p>
    <w:p w:rsidR="00C4339A" w:rsidP="0C974575" w:rsidRDefault="1168C7E1" w14:paraId="24E03D96" w14:textId="05B7F6EC">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BOVs are requested from all relevant brokers.</w:t>
      </w:r>
    </w:p>
    <w:p w:rsidR="00C4339A" w:rsidP="0C974575" w:rsidRDefault="1168C7E1" w14:paraId="4A47CB5A" w14:textId="68CDABF5">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The system compares value, cap rate, timing, buyer pool, and track record.</w:t>
      </w:r>
    </w:p>
    <w:p w:rsidR="00C4339A" w:rsidP="0C974575" w:rsidRDefault="00C4339A" w14:paraId="090D3BD8" w14:textId="277B28ED">
      <w:pPr>
        <w:rPr>
          <w:rFonts w:ascii="Calibri" w:hAnsi="Calibri" w:eastAsia="Calibri" w:cs="Calibri"/>
          <w:color w:val="538135"/>
        </w:rPr>
      </w:pPr>
    </w:p>
    <w:p w:rsidR="00C4339A" w:rsidP="0C974575" w:rsidRDefault="1168C7E1" w14:paraId="52FE1EF0" w14:textId="75F2A926">
      <w:pPr>
        <w:rPr>
          <w:rFonts w:ascii="Calibri" w:hAnsi="Calibri" w:eastAsia="Calibri" w:cs="Calibri"/>
          <w:color w:val="000000" w:themeColor="text1"/>
          <w:sz w:val="22"/>
          <w:szCs w:val="22"/>
        </w:rPr>
      </w:pPr>
      <w:r w:rsidRPr="0C974575">
        <w:rPr>
          <w:rFonts w:ascii="Calibri" w:hAnsi="Calibri" w:eastAsia="Calibri" w:cs="Calibri"/>
          <w:b/>
          <w:bCs/>
          <w:color w:val="538135"/>
        </w:rPr>
        <w:t>[Avanza Response]</w:t>
      </w:r>
      <w:r w:rsidRPr="0C974575">
        <w:rPr>
          <w:rFonts w:ascii="Calibri" w:hAnsi="Calibri" w:eastAsia="Calibri" w:cs="Calibri"/>
          <w:color w:val="000000" w:themeColor="text1"/>
          <w:sz w:val="22"/>
          <w:szCs w:val="22"/>
        </w:rPr>
        <w:t xml:space="preserve"> </w:t>
      </w:r>
    </w:p>
    <w:p w:rsidR="00C4339A" w:rsidP="0C974575" w:rsidRDefault="1168C7E1" w14:paraId="01B8DA6E" w14:textId="7E078D00">
      <w:pPr>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w:t>
      </w:r>
      <w:commentRangeStart w:id="15"/>
      <w:r w:rsidRPr="0C974575">
        <w:rPr>
          <w:rFonts w:ascii="Calibri" w:hAnsi="Calibri" w:eastAsia="Calibri" w:cs="Calibri"/>
          <w:color w:val="000000" w:themeColor="text1"/>
          <w:sz w:val="22"/>
          <w:szCs w:val="22"/>
        </w:rPr>
        <w:t>Could you please provide the scoring formula the system should use to evaluate and rank brokers — including each factor (value, cap rate, timing, buyer pool, and track record), its relative weighting, and how the final score determines the recommended broker? Currently we are calculating the score based on highest value]</w:t>
      </w:r>
      <w:commentRangeEnd w:id="15"/>
      <w:r w:rsidR="0062305F">
        <w:rPr>
          <w:rStyle w:val="CommentReference"/>
          <w:rFonts w:ascii="Calibri" w:hAnsi="Calibri" w:eastAsia="Calibri" w:cs="Calibri"/>
          <w:color w:val="000000" w:themeColor="text1"/>
          <w:sz w:val="22"/>
          <w:szCs w:val="22"/>
        </w:rPr>
        <w:commentReference w:id="15"/>
      </w:r>
    </w:p>
    <w:p w:rsidR="00C4339A" w:rsidP="0C974575" w:rsidRDefault="00C4339A" w14:paraId="7588E1AC" w14:textId="38D39C69">
      <w:pPr>
        <w:rPr>
          <w:rFonts w:ascii="Calibri" w:hAnsi="Calibri" w:eastAsia="Calibri" w:cs="Calibri"/>
          <w:color w:val="000000" w:themeColor="text1"/>
          <w:sz w:val="22"/>
          <w:szCs w:val="22"/>
        </w:rPr>
      </w:pPr>
    </w:p>
    <w:p w:rsidR="00C4339A" w:rsidP="0C974575" w:rsidRDefault="1168C7E1" w14:paraId="3B69228D" w14:textId="0849C857">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DPEG selects the broker most likely to take the deal to the finish line — not simply the one with the highest BOV.</w:t>
      </w:r>
    </w:p>
    <w:p w:rsidR="00C4339A" w:rsidP="0C974575" w:rsidRDefault="1168C7E1" w14:paraId="0E635F94" w14:textId="600114ED">
      <w:pPr>
        <w:rPr>
          <w:rFonts w:ascii="Calibri" w:hAnsi="Calibri" w:eastAsia="Calibri" w:cs="Calibri"/>
          <w:color w:val="000000" w:themeColor="text1"/>
          <w:sz w:val="22"/>
          <w:szCs w:val="22"/>
        </w:rPr>
      </w:pPr>
      <w:r w:rsidRPr="0C974575">
        <w:rPr>
          <w:rFonts w:ascii="Calibri" w:hAnsi="Calibri" w:eastAsia="Calibri" w:cs="Calibri"/>
          <w:b/>
          <w:bCs/>
          <w:color w:val="538135"/>
        </w:rPr>
        <w:t>[Avanza Response]</w:t>
      </w:r>
      <w:r w:rsidRPr="0C974575">
        <w:rPr>
          <w:rFonts w:ascii="Calibri" w:hAnsi="Calibri" w:eastAsia="Calibri" w:cs="Calibri"/>
          <w:color w:val="000000" w:themeColor="text1"/>
          <w:sz w:val="22"/>
          <w:szCs w:val="22"/>
        </w:rPr>
        <w:t xml:space="preserve"> </w:t>
      </w:r>
    </w:p>
    <w:p w:rsidR="00C4339A" w:rsidP="0C974575" w:rsidRDefault="1168C7E1" w14:paraId="51016084" w14:textId="3F60B935">
      <w:pPr>
        <w:rPr>
          <w:rFonts w:ascii="Calibri" w:hAnsi="Calibri" w:eastAsia="Calibri" w:cs="Calibri"/>
          <w:color w:val="000000" w:themeColor="text1"/>
          <w:sz w:val="22"/>
          <w:szCs w:val="22"/>
        </w:rPr>
      </w:pPr>
      <w:commentRangeStart w:id="16"/>
      <w:r w:rsidRPr="0C974575">
        <w:rPr>
          <w:rFonts w:ascii="Calibri" w:hAnsi="Calibri" w:eastAsia="Calibri" w:cs="Calibri"/>
          <w:color w:val="000000" w:themeColor="text1"/>
          <w:sz w:val="22"/>
          <w:szCs w:val="22"/>
        </w:rPr>
        <w:t>[This will be addressed once the broker scoring formula referenced above is provided. Alternatively, we can offer a manual broker-selection option — a button allowing the team to select the broker directly and will override the system selected broker.]</w:t>
      </w:r>
      <w:commentRangeEnd w:id="16"/>
      <w:r w:rsidR="0062305F">
        <w:rPr>
          <w:rStyle w:val="CommentReference"/>
          <w:rFonts w:ascii="Calibri" w:hAnsi="Calibri" w:eastAsia="Calibri" w:cs="Calibri"/>
          <w:color w:val="000000" w:themeColor="text1"/>
          <w:sz w:val="22"/>
          <w:szCs w:val="22"/>
        </w:rPr>
        <w:commentReference w:id="16"/>
      </w:r>
    </w:p>
    <w:p w:rsidR="00C4339A" w:rsidP="0C974575" w:rsidRDefault="00C4339A" w14:paraId="458B1F9E" w14:textId="4D8BAC43">
      <w:pPr>
        <w:rPr>
          <w:rFonts w:ascii="Calibri" w:hAnsi="Calibri" w:eastAsia="Calibri" w:cs="Calibri"/>
          <w:color w:val="000000" w:themeColor="text1"/>
          <w:sz w:val="22"/>
          <w:szCs w:val="22"/>
        </w:rPr>
      </w:pPr>
    </w:p>
    <w:p w:rsidR="00C4339A" w:rsidP="0C974575" w:rsidRDefault="1168C7E1" w14:paraId="53694605" w14:textId="4469A84F">
      <w:pPr>
        <w:pStyle w:val="ListParagraph"/>
        <w:numPr>
          <w:ilvl w:val="0"/>
          <w:numId w:val="8"/>
        </w:numPr>
        <w:spacing w:after="60"/>
        <w:rPr>
          <w:rFonts w:ascii="Calibri" w:hAnsi="Calibri" w:eastAsia="Calibri" w:cs="Calibri"/>
          <w:color w:val="000000" w:themeColor="text1"/>
          <w:sz w:val="22"/>
          <w:szCs w:val="22"/>
        </w:rPr>
      </w:pPr>
      <w:r w:rsidRPr="0C974575">
        <w:rPr>
          <w:rFonts w:ascii="Calibri" w:hAnsi="Calibri" w:eastAsia="Calibri" w:cs="Calibri"/>
          <w:color w:val="000000" w:themeColor="text1"/>
          <w:sz w:val="22"/>
          <w:szCs w:val="22"/>
        </w:rPr>
        <w:t>The selected broker is tracked through closing; the others remain as backup brokers.</w:t>
      </w:r>
    </w:p>
    <w:p w:rsidR="00C4339A" w:rsidP="0C974575" w:rsidRDefault="1168C7E1" w14:paraId="1C4EA83D" w14:textId="1BBEAB8C">
      <w:pPr>
        <w:spacing w:after="60"/>
        <w:rPr>
          <w:rFonts w:ascii="Calibri" w:hAnsi="Calibri" w:eastAsia="Calibri" w:cs="Calibri"/>
          <w:color w:val="538135"/>
        </w:rPr>
      </w:pPr>
      <w:r w:rsidRPr="0C974575">
        <w:rPr>
          <w:rFonts w:ascii="Calibri" w:hAnsi="Calibri" w:eastAsia="Calibri" w:cs="Calibri"/>
          <w:b/>
          <w:bCs/>
          <w:color w:val="538135"/>
        </w:rPr>
        <w:t>[Avanza Response]</w:t>
      </w:r>
    </w:p>
    <w:p w:rsidR="00C4339A" w:rsidP="0C974575" w:rsidRDefault="40AB78D3" w14:paraId="2C078E63" w14:textId="01A9B9A7">
      <w:r w:rsidRPr="5EA90F47">
        <w:rPr>
          <w:rFonts w:ascii="Calibri" w:hAnsi="Calibri" w:eastAsia="Calibri" w:cs="Calibri"/>
          <w:color w:val="000000" w:themeColor="text1"/>
          <w:sz w:val="22"/>
          <w:szCs w:val="22"/>
        </w:rPr>
        <w:t>[Aligned]</w:t>
      </w:r>
    </w:p>
    <w:p w:rsidR="5EA90F47" w:rsidP="5EA90F47" w:rsidRDefault="5EA90F47" w14:paraId="634CD88A" w14:textId="5CA27D01">
      <w:pPr>
        <w:rPr>
          <w:rFonts w:ascii="Calibri" w:hAnsi="Calibri" w:eastAsia="Calibri" w:cs="Calibri"/>
          <w:color w:val="000000" w:themeColor="text1"/>
          <w:sz w:val="22"/>
          <w:szCs w:val="22"/>
        </w:rPr>
      </w:pPr>
    </w:p>
    <w:p w:rsidR="4BA3DE97" w:rsidP="5EA90F47" w:rsidRDefault="4BA3DE97" w14:paraId="669EEC93" w14:textId="726AB9FB">
      <w:pPr>
        <w:pStyle w:val="Heading4"/>
      </w:pPr>
      <w:r w:rsidRPr="5EA90F47">
        <w:rPr>
          <w:rFonts w:ascii="Calibri" w:hAnsi="Calibri" w:eastAsia="Calibri" w:cs="Calibri"/>
          <w:color w:val="2E74B5"/>
          <w:sz w:val="40"/>
          <w:szCs w:val="40"/>
        </w:rPr>
        <w:t>Part II — Acquisition</w:t>
      </w:r>
    </w:p>
    <w:p w:rsidR="4BA3DE97" w:rsidP="5EA90F47" w:rsidRDefault="4BA3DE97" w14:paraId="105A7FF6" w14:textId="6F151040">
      <w:r w:rsidRPr="5EA90F47">
        <w:rPr>
          <w:rFonts w:ascii="Calibri" w:hAnsi="Calibri" w:eastAsia="Calibri" w:cs="Calibri"/>
          <w:b/>
          <w:bCs/>
          <w:color w:val="2C3E50"/>
          <w:sz w:val="25"/>
          <w:szCs w:val="25"/>
        </w:rPr>
        <w:t>Remaining Acquisition Part:</w:t>
      </w:r>
    </w:p>
    <w:p w:rsidR="4BA3DE97" w:rsidP="5EA90F47" w:rsidRDefault="4BA3DE97" w14:paraId="187CB8F3" w14:textId="5BD17AB1">
      <w:r w:rsidRPr="5EA90F47">
        <w:rPr>
          <w:rFonts w:ascii="Calibri" w:hAnsi="Calibri" w:eastAsia="Calibri" w:cs="Calibri"/>
          <w:b/>
          <w:bCs/>
          <w:color w:val="2C3E50"/>
          <w:sz w:val="25"/>
          <w:szCs w:val="25"/>
        </w:rPr>
        <w:t>Call for Offers (CFO) Automation</w:t>
      </w:r>
    </w:p>
    <w:p w:rsidR="4BA3DE97" w:rsidP="5EA90F47" w:rsidRDefault="4BA3DE97" w14:paraId="12D5FD19" w14:textId="3EE2756C">
      <w:pPr>
        <w:pStyle w:val="ListParagraph"/>
        <w:numPr>
          <w:ilvl w:val="0"/>
          <w:numId w:val="1"/>
        </w:numPr>
        <w:spacing w:after="60"/>
        <w:rPr>
          <w:rFonts w:ascii="Calibri" w:hAnsi="Calibri" w:eastAsia="Calibri" w:cs="Calibri"/>
          <w:color w:val="000000" w:themeColor="text1"/>
          <w:sz w:val="22"/>
          <w:szCs w:val="22"/>
        </w:rPr>
      </w:pPr>
      <w:r w:rsidRPr="5EA90F47">
        <w:rPr>
          <w:rFonts w:ascii="Calibri" w:hAnsi="Calibri" w:eastAsia="Calibri" w:cs="Calibri"/>
          <w:color w:val="000000" w:themeColor="text1"/>
          <w:sz w:val="22"/>
          <w:szCs w:val="22"/>
        </w:rPr>
        <w:t>Automatically detect Call for Offers (CFO) emails and create a CFO record linked to the appropriate deal.</w:t>
      </w:r>
    </w:p>
    <w:p w:rsidR="4BA3DE97" w:rsidP="5EA90F47" w:rsidRDefault="4BA3DE97" w14:paraId="1FED9C20" w14:textId="6B34FFEB">
      <w:pPr>
        <w:pStyle w:val="ListParagraph"/>
        <w:numPr>
          <w:ilvl w:val="0"/>
          <w:numId w:val="1"/>
        </w:numPr>
        <w:spacing w:after="60"/>
        <w:rPr>
          <w:rFonts w:ascii="Calibri" w:hAnsi="Calibri" w:eastAsia="Calibri" w:cs="Calibri"/>
          <w:color w:val="000000" w:themeColor="text1"/>
          <w:sz w:val="22"/>
          <w:szCs w:val="22"/>
        </w:rPr>
      </w:pPr>
      <w:r w:rsidRPr="5EA90F47">
        <w:rPr>
          <w:rFonts w:ascii="Calibri" w:hAnsi="Calibri" w:eastAsia="Calibri" w:cs="Calibri"/>
          <w:color w:val="000000" w:themeColor="text1"/>
          <w:sz w:val="22"/>
          <w:szCs w:val="22"/>
        </w:rPr>
        <w:t>Auto-populate key details from the email: Property, Broker, CFO Due Date, Submission Deadline, and attachments.</w:t>
      </w:r>
    </w:p>
    <w:p w:rsidR="4BA3DE97" w:rsidP="5EA90F47" w:rsidRDefault="4BA3DE97" w14:paraId="5FE8818D" w14:textId="788442AF">
      <w:pPr>
        <w:pStyle w:val="ListParagraph"/>
        <w:numPr>
          <w:ilvl w:val="0"/>
          <w:numId w:val="1"/>
        </w:numPr>
        <w:spacing w:after="60"/>
        <w:rPr>
          <w:rFonts w:ascii="Calibri" w:hAnsi="Calibri" w:eastAsia="Calibri" w:cs="Calibri"/>
          <w:color w:val="000000" w:themeColor="text1"/>
          <w:sz w:val="22"/>
          <w:szCs w:val="22"/>
        </w:rPr>
      </w:pPr>
      <w:r w:rsidRPr="5EA90F47">
        <w:rPr>
          <w:rFonts w:ascii="Calibri" w:hAnsi="Calibri" w:eastAsia="Calibri" w:cs="Calibri"/>
          <w:color w:val="000000" w:themeColor="text1"/>
          <w:sz w:val="22"/>
          <w:szCs w:val="22"/>
        </w:rPr>
        <w:t>Prevent duplicate CFO records by linking follow-up emails to the existing CFO.</w:t>
      </w:r>
    </w:p>
    <w:p w:rsidR="4BA3DE97" w:rsidP="5EA90F47" w:rsidRDefault="4BA3DE97" w14:paraId="3E70D939" w14:textId="60DF8D33">
      <w:pPr>
        <w:pStyle w:val="ListParagraph"/>
        <w:numPr>
          <w:ilvl w:val="0"/>
          <w:numId w:val="1"/>
        </w:numPr>
        <w:spacing w:after="60"/>
        <w:rPr>
          <w:rFonts w:ascii="Calibri" w:hAnsi="Calibri" w:eastAsia="Calibri" w:cs="Calibri"/>
          <w:color w:val="000000" w:themeColor="text1"/>
          <w:sz w:val="22"/>
          <w:szCs w:val="22"/>
        </w:rPr>
      </w:pPr>
      <w:r w:rsidRPr="5EA90F47">
        <w:rPr>
          <w:rFonts w:ascii="Calibri" w:hAnsi="Calibri" w:eastAsia="Calibri" w:cs="Calibri"/>
          <w:color w:val="000000" w:themeColor="text1"/>
          <w:sz w:val="22"/>
          <w:szCs w:val="22"/>
        </w:rPr>
        <w:t>Send reminders:</w:t>
      </w:r>
    </w:p>
    <w:p w:rsidR="4BA3DE97" w:rsidP="5EA90F47" w:rsidRDefault="4BA3DE97" w14:paraId="749E9456" w14:textId="5BE8EC90">
      <w:pPr>
        <w:pStyle w:val="ListParagraph"/>
        <w:numPr>
          <w:ilvl w:val="1"/>
          <w:numId w:val="1"/>
        </w:numPr>
        <w:spacing w:after="60"/>
        <w:rPr>
          <w:rFonts w:ascii="Calibri" w:hAnsi="Calibri" w:eastAsia="Calibri" w:cs="Calibri"/>
          <w:color w:val="000000" w:themeColor="text1"/>
          <w:sz w:val="22"/>
          <w:szCs w:val="22"/>
        </w:rPr>
      </w:pPr>
      <w:r w:rsidRPr="5EA90F47">
        <w:rPr>
          <w:rFonts w:ascii="Calibri" w:hAnsi="Calibri" w:eastAsia="Calibri" w:cs="Calibri"/>
          <w:color w:val="000000" w:themeColor="text1"/>
          <w:sz w:val="22"/>
          <w:szCs w:val="22"/>
        </w:rPr>
        <w:t>At the beginning of each month for all CFOs of that month.</w:t>
      </w:r>
    </w:p>
    <w:p w:rsidR="4BA3DE97" w:rsidP="5EA90F47" w:rsidRDefault="4BA3DE97" w14:paraId="6E6C3D64" w14:textId="061FC877">
      <w:pPr>
        <w:pStyle w:val="ListParagraph"/>
        <w:numPr>
          <w:ilvl w:val="1"/>
          <w:numId w:val="1"/>
        </w:numPr>
        <w:spacing w:after="60"/>
        <w:rPr>
          <w:rFonts w:ascii="Calibri" w:hAnsi="Calibri" w:eastAsia="Calibri" w:cs="Calibri"/>
          <w:color w:val="000000" w:themeColor="text1"/>
          <w:sz w:val="22"/>
          <w:szCs w:val="22"/>
        </w:rPr>
      </w:pPr>
      <w:r w:rsidRPr="5EA90F47">
        <w:rPr>
          <w:rFonts w:ascii="Calibri" w:hAnsi="Calibri" w:eastAsia="Calibri" w:cs="Calibri"/>
          <w:color w:val="000000" w:themeColor="text1"/>
          <w:sz w:val="22"/>
          <w:szCs w:val="22"/>
        </w:rPr>
        <w:t>One week before the deadline of the CFO.</w:t>
      </w:r>
    </w:p>
    <w:p w:rsidR="4BA3DE97" w:rsidP="5EA90F47" w:rsidRDefault="4BA3DE97" w14:paraId="64FAED6A" w14:textId="57861065">
      <w:pPr>
        <w:pStyle w:val="ListParagraph"/>
        <w:numPr>
          <w:ilvl w:val="1"/>
          <w:numId w:val="1"/>
        </w:numPr>
        <w:spacing w:after="60"/>
        <w:rPr>
          <w:rFonts w:ascii="Calibri" w:hAnsi="Calibri" w:eastAsia="Calibri" w:cs="Calibri"/>
          <w:color w:val="000000" w:themeColor="text1"/>
          <w:sz w:val="22"/>
          <w:szCs w:val="22"/>
        </w:rPr>
      </w:pPr>
      <w:r w:rsidRPr="5EA90F47">
        <w:rPr>
          <w:rFonts w:ascii="Calibri" w:hAnsi="Calibri" w:eastAsia="Calibri" w:cs="Calibri"/>
          <w:color w:val="000000" w:themeColor="text1"/>
          <w:sz w:val="22"/>
          <w:szCs w:val="22"/>
        </w:rPr>
        <w:t>On the day of the CFO deadline.</w:t>
      </w:r>
    </w:p>
    <w:p w:rsidR="4BA3DE97" w:rsidP="5EA90F47" w:rsidRDefault="4BA3DE97" w14:paraId="4D808CF6" w14:textId="5D5017F4">
      <w:pPr>
        <w:pStyle w:val="ListParagraph"/>
        <w:numPr>
          <w:ilvl w:val="0"/>
          <w:numId w:val="1"/>
        </w:numPr>
        <w:spacing w:after="60"/>
        <w:rPr>
          <w:rFonts w:ascii="Calibri" w:hAnsi="Calibri" w:eastAsia="Calibri" w:cs="Calibri"/>
          <w:color w:val="000000" w:themeColor="text1"/>
          <w:sz w:val="22"/>
          <w:szCs w:val="22"/>
        </w:rPr>
      </w:pPr>
      <w:r w:rsidRPr="5EA90F47">
        <w:rPr>
          <w:rFonts w:ascii="Calibri" w:hAnsi="Calibri" w:eastAsia="Calibri" w:cs="Calibri"/>
          <w:color w:val="000000" w:themeColor="text1"/>
          <w:sz w:val="22"/>
          <w:szCs w:val="22"/>
        </w:rPr>
        <w:t>Automatically update deadlines and reminders if the broker changes the CFO date.</w:t>
      </w:r>
    </w:p>
    <w:p w:rsidR="5EA90F47" w:rsidP="5EA90F47" w:rsidRDefault="5EA90F47" w14:paraId="4A028707" w14:textId="2FA7CD11">
      <w:pPr>
        <w:spacing w:after="120" w:line="259" w:lineRule="auto"/>
        <w:rPr>
          <w:rFonts w:ascii="Calibri" w:hAnsi="Calibri" w:eastAsia="Calibri" w:cs="Calibri"/>
          <w:b/>
          <w:bCs/>
          <w:color w:val="538135"/>
        </w:rPr>
      </w:pPr>
    </w:p>
    <w:p w:rsidR="4BA3DE97" w:rsidP="5EA90F47" w:rsidRDefault="4BA3DE97" w14:paraId="1B85AA75" w14:textId="61FB2DE6">
      <w:pPr>
        <w:spacing w:after="120" w:line="259" w:lineRule="auto"/>
        <w:rPr>
          <w:rFonts w:ascii="Calibri" w:hAnsi="Calibri" w:eastAsia="Calibri" w:cs="Calibri"/>
          <w:color w:val="538135"/>
        </w:rPr>
      </w:pPr>
      <w:r w:rsidRPr="5EA90F47">
        <w:rPr>
          <w:rFonts w:ascii="Calibri" w:hAnsi="Calibri" w:eastAsia="Calibri" w:cs="Calibri"/>
          <w:b/>
          <w:bCs/>
          <w:color w:val="538135"/>
        </w:rPr>
        <w:t>[Avanza Response]</w:t>
      </w:r>
    </w:p>
    <w:p w:rsidR="4BA3DE97" w:rsidP="5EA90F47" w:rsidRDefault="4BA3DE97" w14:paraId="38F941AC" w14:textId="19B2FDEE">
      <w:r w:rsidRPr="5EA90F47">
        <w:rPr>
          <w:rFonts w:ascii="Calibri" w:hAnsi="Calibri" w:eastAsia="Calibri" w:cs="Calibri"/>
          <w:color w:val="000000" w:themeColor="text1"/>
          <w:sz w:val="22"/>
          <w:szCs w:val="22"/>
        </w:rPr>
        <w:t>[</w:t>
      </w:r>
      <w:commentRangeStart w:id="17"/>
      <w:r w:rsidRPr="5EA90F47">
        <w:rPr>
          <w:rFonts w:ascii="Calibri" w:hAnsi="Calibri" w:eastAsia="Calibri" w:cs="Calibri"/>
          <w:color w:val="000000" w:themeColor="text1"/>
          <w:sz w:val="22"/>
          <w:szCs w:val="22"/>
        </w:rPr>
        <w:t>Right now we can’t auto-populate CFO detail from email without AI as explained in earlier Acquisition document.</w:t>
      </w:r>
      <w:commentRangeEnd w:id="17"/>
      <w:r w:rsidR="0062305F">
        <w:rPr>
          <w:rStyle w:val="CommentReference"/>
          <w:sz w:val="24"/>
          <w:szCs w:val="24"/>
        </w:rPr>
        <w:commentReference w:id="17"/>
      </w:r>
    </w:p>
    <w:p w:rsidR="4BA3DE97" w:rsidP="5EA90F47" w:rsidRDefault="4BA3DE97" w14:paraId="45CD30F7" w14:textId="1C84C764">
      <w:r w:rsidRPr="5EA90F47">
        <w:rPr>
          <w:rFonts w:ascii="Calibri" w:hAnsi="Calibri" w:eastAsia="Calibri" w:cs="Calibri"/>
          <w:color w:val="000000" w:themeColor="text1"/>
          <w:sz w:val="22"/>
          <w:szCs w:val="22"/>
        </w:rPr>
        <w:t>However, CFO fields can be entered manually and attached to the relevant deal.</w:t>
      </w:r>
      <w:r>
        <w:br/>
      </w:r>
      <w:r w:rsidRPr="5EA90F47">
        <w:rPr>
          <w:rFonts w:ascii="Calibri" w:hAnsi="Calibri" w:eastAsia="Calibri" w:cs="Calibri"/>
          <w:color w:val="000000" w:themeColor="text1"/>
          <w:sz w:val="22"/>
          <w:szCs w:val="22"/>
        </w:rPr>
        <w:t>We can send the reminders</w:t>
      </w:r>
    </w:p>
    <w:p w:rsidR="4BA3DE97" w:rsidP="5EA90F47" w:rsidRDefault="4BA3DE97" w14:paraId="66507252" w14:textId="25BC4E59">
      <w:r w:rsidRPr="5EA90F47">
        <w:rPr>
          <w:rFonts w:ascii="Calibri" w:hAnsi="Calibri" w:eastAsia="Calibri" w:cs="Calibri"/>
          <w:color w:val="000000" w:themeColor="text1"/>
          <w:sz w:val="22"/>
          <w:szCs w:val="22"/>
        </w:rPr>
        <w:t>Broker changes related to the CFO have to be entered manually as explained above we can’t automate any details coming through email body except few detail which we mentioned in earlier shared acquisition document.</w:t>
      </w:r>
    </w:p>
    <w:p w:rsidR="4BA3DE97" w:rsidP="5EA90F47" w:rsidRDefault="4BA3DE97" w14:paraId="61097611" w14:textId="24882924">
      <w:pPr>
        <w:rPr>
          <w:rFonts w:ascii="Calibri" w:hAnsi="Calibri" w:eastAsia="Calibri" w:cs="Calibri"/>
          <w:color w:val="000000" w:themeColor="text1"/>
          <w:sz w:val="22"/>
          <w:szCs w:val="22"/>
        </w:rPr>
      </w:pPr>
      <w:r w:rsidRPr="5EA90F47">
        <w:rPr>
          <w:rFonts w:ascii="Calibri" w:hAnsi="Calibri" w:eastAsia="Calibri" w:cs="Calibri"/>
          <w:color w:val="000000" w:themeColor="text1"/>
          <w:sz w:val="22"/>
          <w:szCs w:val="22"/>
        </w:rPr>
        <w:t>Please also share at what stage</w:t>
      </w:r>
      <w:r w:rsidRPr="5EA90F47" w:rsidR="0CFB12E2">
        <w:rPr>
          <w:rFonts w:ascii="Calibri" w:hAnsi="Calibri" w:eastAsia="Calibri" w:cs="Calibri"/>
          <w:color w:val="000000" w:themeColor="text1"/>
          <w:sz w:val="22"/>
          <w:szCs w:val="22"/>
        </w:rPr>
        <w:t xml:space="preserve"> of workflow</w:t>
      </w:r>
      <w:r w:rsidRPr="5EA90F47">
        <w:rPr>
          <w:rFonts w:ascii="Calibri" w:hAnsi="Calibri" w:eastAsia="Calibri" w:cs="Calibri"/>
          <w:color w:val="000000" w:themeColor="text1"/>
          <w:sz w:val="22"/>
          <w:szCs w:val="22"/>
        </w:rPr>
        <w:t xml:space="preserve"> this CFO</w:t>
      </w:r>
      <w:r w:rsidRPr="5EA90F47" w:rsidR="1C4087AF">
        <w:rPr>
          <w:rFonts w:ascii="Calibri" w:hAnsi="Calibri" w:eastAsia="Calibri" w:cs="Calibri"/>
          <w:color w:val="000000" w:themeColor="text1"/>
          <w:sz w:val="22"/>
          <w:szCs w:val="22"/>
        </w:rPr>
        <w:t xml:space="preserve"> detail</w:t>
      </w:r>
      <w:r w:rsidRPr="5EA90F47" w:rsidR="6A56B58D">
        <w:rPr>
          <w:rFonts w:ascii="Calibri" w:hAnsi="Calibri" w:eastAsia="Calibri" w:cs="Calibri"/>
          <w:color w:val="000000" w:themeColor="text1"/>
          <w:sz w:val="22"/>
          <w:szCs w:val="22"/>
        </w:rPr>
        <w:t>s</w:t>
      </w:r>
      <w:r w:rsidRPr="5EA90F47" w:rsidR="1C4087AF">
        <w:rPr>
          <w:rFonts w:ascii="Calibri" w:hAnsi="Calibri" w:eastAsia="Calibri" w:cs="Calibri"/>
          <w:color w:val="000000" w:themeColor="text1"/>
          <w:sz w:val="22"/>
          <w:szCs w:val="22"/>
        </w:rPr>
        <w:t xml:space="preserve"> should be </w:t>
      </w:r>
      <w:r w:rsidRPr="5EA90F47" w:rsidR="248BE6AC">
        <w:rPr>
          <w:rFonts w:ascii="Calibri" w:hAnsi="Calibri" w:eastAsia="Calibri" w:cs="Calibri"/>
          <w:color w:val="000000" w:themeColor="text1"/>
          <w:sz w:val="22"/>
          <w:szCs w:val="22"/>
        </w:rPr>
        <w:t>incorporated?]</w:t>
      </w:r>
    </w:p>
    <w:p w:rsidR="5EA90F47" w:rsidP="5EA90F47" w:rsidRDefault="5EA90F47" w14:paraId="6667CDFC" w14:textId="12F80B81">
      <w:pPr>
        <w:rPr>
          <w:rFonts w:ascii="Calibri" w:hAnsi="Calibri" w:eastAsia="Calibri" w:cs="Calibri"/>
          <w:color w:val="000000" w:themeColor="text1"/>
          <w:sz w:val="22"/>
          <w:szCs w:val="22"/>
        </w:rPr>
      </w:pPr>
    </w:p>
    <w:sectPr w:rsidR="5EA90F47">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K" w:author="Sofia Kanani" w:date="2026-07-21T09:43:00Z" w:id="2">
    <w:p w:rsidR="009E3C8E" w:rsidP="009E3C8E" w:rsidRDefault="009E3C8E" w14:paraId="26F3EE03" w14:textId="5BDD0F84">
      <w:pPr>
        <w:pStyle w:val="CommentText"/>
      </w:pPr>
      <w:r>
        <w:rPr>
          <w:rStyle w:val="CommentReference"/>
        </w:rPr>
        <w:annotationRef/>
      </w:r>
      <w:r>
        <w:t>---JR---</w:t>
      </w:r>
    </w:p>
  </w:comment>
  <w:comment w:initials="SK" w:author="Sofia Kanani" w:date="2026-07-22T09:44:00Z" w:id="3">
    <w:p w:rsidR="007D6233" w:rsidP="007D6233" w:rsidRDefault="007D6233" w14:paraId="0EA30AF0" w14:textId="77777777">
      <w:pPr>
        <w:pStyle w:val="CommentText"/>
      </w:pPr>
      <w:r>
        <w:rPr>
          <w:rStyle w:val="CommentReference"/>
        </w:rPr>
        <w:annotationRef/>
      </w:r>
      <w:r>
        <w:t xml:space="preserve">When we send out an NDA for a disposition (sale) I need the potential buyers entity name to plug into the NDA before we release info. All of this info will be availab;e in the email threads you had said your platform can review. </w:t>
      </w:r>
    </w:p>
  </w:comment>
  <w:comment w:initials="SK" w:author="Sofia Kanani" w:date="2026-07-21T09:45:00Z" w:id="4">
    <w:p w:rsidR="009E3C8E" w:rsidP="009E3C8E" w:rsidRDefault="009E3C8E" w14:paraId="7090E427" w14:textId="77777777">
      <w:pPr>
        <w:pStyle w:val="CommentText"/>
      </w:pPr>
      <w:r>
        <w:rPr>
          <w:rStyle w:val="CommentReference"/>
        </w:rPr>
        <w:annotationRef/>
      </w:r>
      <w:r>
        <w:t>Declined is when the recipient decides to not sign/ proceed.</w:t>
      </w:r>
    </w:p>
  </w:comment>
  <w:comment w:initials="SK" w:author="Sofia Kanani" w:date="2026-07-21T09:46:00Z" w:id="5">
    <w:p w:rsidR="00635238" w:rsidP="00635238" w:rsidRDefault="00635238" w14:paraId="698AA40D" w14:textId="77777777">
      <w:pPr>
        <w:pStyle w:val="CommentText"/>
      </w:pPr>
      <w:r>
        <w:rPr>
          <w:rStyle w:val="CommentReference"/>
        </w:rPr>
        <w:annotationRef/>
      </w:r>
      <w:r>
        <w:t>No automation.</w:t>
      </w:r>
    </w:p>
  </w:comment>
  <w:comment w:initials="SK" w:author="Sofia Kanani" w:date="2026-07-21T09:20:00Z" w:id="6">
    <w:p w:rsidR="006F5AC5" w:rsidP="006F5AC5" w:rsidRDefault="006F5AC5" w14:paraId="4097FEA6" w14:textId="77777777">
      <w:pPr>
        <w:pStyle w:val="CommentText"/>
      </w:pPr>
      <w:r>
        <w:rPr>
          <w:rStyle w:val="CommentReference"/>
        </w:rPr>
        <w:annotationRef/>
      </w:r>
      <w:r>
        <w:t xml:space="preserve">No, it is referring to rent rolls and P&amp;L’s any other info that will help the buyer decide. </w:t>
      </w:r>
    </w:p>
  </w:comment>
  <w:comment w:initials="SK" w:author="Sofia Kanani" w:date="2026-07-22T09:46:00Z" w:id="7">
    <w:p w:rsidR="00331ACE" w:rsidP="00331ACE" w:rsidRDefault="00331ACE" w14:paraId="7A0E585B" w14:textId="77777777">
      <w:pPr>
        <w:pStyle w:val="CommentText"/>
      </w:pPr>
      <w:r>
        <w:rPr>
          <w:rStyle w:val="CommentReference"/>
        </w:rPr>
        <w:annotationRef/>
      </w:r>
      <w:r>
        <w:t>First we release nda to the potential buyers, get it signed, then once counter signed (from our end) then we can release confidential pertinent info like the RR. When we are direcly sending the deal to someone and it is not listed on the market there will be no om. If it is lsited on the market there will be an OM but we will only release once NDA has been signed</w:t>
      </w:r>
    </w:p>
  </w:comment>
  <w:comment w:initials="SK" w:author="Sofia Kanani" w:date="2026-07-21T09:22:00Z" w:id="8">
    <w:p w:rsidR="006F5AC5" w:rsidP="006F5AC5" w:rsidRDefault="006F5AC5" w14:paraId="6DF7FB39" w14:textId="77777777">
      <w:pPr>
        <w:pStyle w:val="CommentText"/>
      </w:pPr>
      <w:r>
        <w:rPr>
          <w:rStyle w:val="CommentReference"/>
        </w:rPr>
        <w:annotationRef/>
      </w:r>
      <w:r>
        <w:t xml:space="preserve">Any one can approve. </w:t>
      </w:r>
    </w:p>
  </w:comment>
  <w:comment w:initials="SK" w:author="Sofia Kanani" w:date="2026-07-22T09:47:00Z" w:id="9">
    <w:p w:rsidR="00AB5303" w:rsidP="00AB5303" w:rsidRDefault="00AB5303" w14:paraId="58B43A14" w14:textId="77777777">
      <w:pPr>
        <w:pStyle w:val="CommentText"/>
      </w:pPr>
      <w:r>
        <w:rPr>
          <w:rStyle w:val="CommentReference"/>
        </w:rPr>
        <w:annotationRef/>
      </w:r>
      <w:r>
        <w:t>Equal approval one yes from either party moves deal forward.</w:t>
      </w:r>
    </w:p>
  </w:comment>
  <w:comment w:initials="SK" w:author="Sofia Kanani" w:date="2026-07-21T10:04:00Z" w:id="10">
    <w:p w:rsidR="006B6953" w:rsidP="006B6953" w:rsidRDefault="006B6953" w14:paraId="7B20B0E0" w14:textId="77777777">
      <w:pPr>
        <w:pStyle w:val="CommentText"/>
      </w:pPr>
      <w:r>
        <w:rPr>
          <w:rStyle w:val="CommentReference"/>
        </w:rPr>
        <w:annotationRef/>
      </w:r>
      <w:r>
        <w:t>Will be addressed on the key milestones.</w:t>
      </w:r>
    </w:p>
  </w:comment>
  <w:comment w:initials="SK" w:author="Sofia Kanani" w:date="2026-07-21T09:25:00Z" w:id="11">
    <w:p w:rsidR="006F5AC5" w:rsidP="006F5AC5" w:rsidRDefault="006F5AC5" w14:paraId="098A3B51" w14:textId="77777777">
      <w:pPr>
        <w:pStyle w:val="CommentText"/>
      </w:pPr>
      <w:r>
        <w:rPr>
          <w:rStyle w:val="CommentReference"/>
        </w:rPr>
        <w:annotationRef/>
      </w:r>
      <w:r>
        <w:t>---danish---</w:t>
      </w:r>
    </w:p>
  </w:comment>
  <w:comment w:initials="SK" w:author="Sofia Kanani" w:date="2026-07-21T09:27:00Z" w:id="12">
    <w:p w:rsidR="0062305F" w:rsidP="0062305F" w:rsidRDefault="0062305F" w14:paraId="5A7820E5" w14:textId="77777777">
      <w:pPr>
        <w:pStyle w:val="CommentText"/>
      </w:pPr>
      <w:r>
        <w:rPr>
          <w:rStyle w:val="CommentReference"/>
        </w:rPr>
        <w:annotationRef/>
      </w:r>
      <w:r>
        <w:t>---Jr---</w:t>
      </w:r>
    </w:p>
  </w:comment>
  <w:comment w:initials="SK" w:author="Sofia Kanani" w:date="2026-07-21T09:28:00Z" w:id="13">
    <w:p w:rsidR="0062305F" w:rsidP="0062305F" w:rsidRDefault="0062305F" w14:paraId="52B1E8A8" w14:textId="77777777">
      <w:pPr>
        <w:pStyle w:val="CommentText"/>
      </w:pPr>
      <w:r>
        <w:rPr>
          <w:rStyle w:val="CommentReference"/>
        </w:rPr>
        <w:annotationRef/>
      </w:r>
      <w:r>
        <w:t>No automation.</w:t>
      </w:r>
    </w:p>
  </w:comment>
  <w:comment w:initials="SK" w:author="Sofia Kanani" w:date="2026-07-21T09:33:00Z" w:id="14">
    <w:p w:rsidR="006B6953" w:rsidP="006B6953" w:rsidRDefault="0062305F" w14:paraId="398C24AB" w14:textId="77777777">
      <w:pPr>
        <w:pStyle w:val="CommentText"/>
      </w:pPr>
      <w:r>
        <w:rPr>
          <w:rStyle w:val="CommentReference"/>
        </w:rPr>
        <w:annotationRef/>
      </w:r>
      <w:r w:rsidR="006B6953">
        <w:t>Will be addressed on the top.</w:t>
      </w:r>
    </w:p>
  </w:comment>
  <w:comment w:initials="SK" w:author="Sofia Kanani" w:date="2026-07-21T09:33:00Z" w:id="15">
    <w:p w:rsidR="0062305F" w:rsidP="0062305F" w:rsidRDefault="0062305F" w14:paraId="5788B6D0" w14:textId="016AD958">
      <w:pPr>
        <w:pStyle w:val="CommentText"/>
      </w:pPr>
      <w:r>
        <w:rPr>
          <w:rStyle w:val="CommentReference"/>
        </w:rPr>
        <w:annotationRef/>
      </w:r>
      <w:r>
        <w:t>---Jr---</w:t>
      </w:r>
    </w:p>
  </w:comment>
  <w:comment w:initials="SK" w:author="Sofia Kanani" w:date="2026-07-21T09:34:00Z" w:id="16">
    <w:p w:rsidR="0062305F" w:rsidP="0062305F" w:rsidRDefault="0062305F" w14:paraId="13A129F3" w14:textId="77777777">
      <w:pPr>
        <w:pStyle w:val="CommentText"/>
      </w:pPr>
      <w:r>
        <w:rPr>
          <w:rStyle w:val="CommentReference"/>
        </w:rPr>
        <w:annotationRef/>
      </w:r>
      <w:r>
        <w:t xml:space="preserve">I think override option is good. </w:t>
      </w:r>
    </w:p>
  </w:comment>
  <w:comment w:initials="SK" w:author="Sofia Kanani" w:date="2026-07-21T09:35:00Z" w:id="17">
    <w:p w:rsidR="0062305F" w:rsidP="0062305F" w:rsidRDefault="0062305F" w14:paraId="2E27D79A" w14:textId="77777777">
      <w:pPr>
        <w:pStyle w:val="CommentText"/>
      </w:pPr>
      <w:r>
        <w:rPr>
          <w:rStyle w:val="CommentReference"/>
        </w:rPr>
        <w:annotationRef/>
      </w:r>
      <w:r>
        <w:t>No automation.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F3EE03" w15:done="0"/>
  <w15:commentEx w15:paraId="0EA30AF0" w15:paraIdParent="26F3EE03" w15:done="0"/>
  <w15:commentEx w15:paraId="7090E427" w15:done="0"/>
  <w15:commentEx w15:paraId="698AA40D" w15:done="0"/>
  <w15:commentEx w15:paraId="4097FEA6" w15:done="0"/>
  <w15:commentEx w15:paraId="7A0E585B" w15:paraIdParent="4097FEA6" w15:done="0"/>
  <w15:commentEx w15:paraId="6DF7FB39" w15:done="0"/>
  <w15:commentEx w15:paraId="58B43A14" w15:paraIdParent="6DF7FB39" w15:done="0"/>
  <w15:commentEx w15:paraId="7B20B0E0" w15:done="0"/>
  <w15:commentEx w15:paraId="098A3B51" w15:done="0"/>
  <w15:commentEx w15:paraId="5A7820E5" w15:done="0"/>
  <w15:commentEx w15:paraId="52B1E8A8" w15:done="0"/>
  <w15:commentEx w15:paraId="398C24AB" w15:done="0"/>
  <w15:commentEx w15:paraId="5788B6D0" w15:done="0"/>
  <w15:commentEx w15:paraId="13A129F3" w15:done="0"/>
  <w15:commentEx w15:paraId="2E27D7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93F3F5" w16cex:dateUtc="2026-07-21T14:43:00Z"/>
  <w16cex:commentExtensible w16cex:durableId="7A56F977" w16cex:dateUtc="2026-07-22T14:44:00Z"/>
  <w16cex:commentExtensible w16cex:durableId="02362FDA" w16cex:dateUtc="2026-07-21T14:45:00Z"/>
  <w16cex:commentExtensible w16cex:durableId="7F6ACDEB" w16cex:dateUtc="2026-07-21T14:46:00Z"/>
  <w16cex:commentExtensible w16cex:durableId="0E6BF30E" w16cex:dateUtc="2026-07-21T14:20:00Z"/>
  <w16cex:commentExtensible w16cex:durableId="121A8F18" w16cex:dateUtc="2026-07-22T14:46:00Z"/>
  <w16cex:commentExtensible w16cex:durableId="5AF11A7B" w16cex:dateUtc="2026-07-21T14:22:00Z"/>
  <w16cex:commentExtensible w16cex:durableId="3C84B53D" w16cex:dateUtc="2026-07-22T14:47:00Z"/>
  <w16cex:commentExtensible w16cex:durableId="4E3B5035" w16cex:dateUtc="2026-07-21T15:04:00Z"/>
  <w16cex:commentExtensible w16cex:durableId="494A23AA" w16cex:dateUtc="2026-07-21T14:25:00Z"/>
  <w16cex:commentExtensible w16cex:durableId="22072400" w16cex:dateUtc="2026-07-21T14:27:00Z"/>
  <w16cex:commentExtensible w16cex:durableId="26583A98" w16cex:dateUtc="2026-07-21T14:28:00Z"/>
  <w16cex:commentExtensible w16cex:durableId="51E3BFDF" w16cex:dateUtc="2026-07-21T14:33:00Z"/>
  <w16cex:commentExtensible w16cex:durableId="6C12DF04" w16cex:dateUtc="2026-07-21T14:33:00Z"/>
  <w16cex:commentExtensible w16cex:durableId="45296EC3" w16cex:dateUtc="2026-07-21T14:34:00Z"/>
  <w16cex:commentExtensible w16cex:durableId="6DF546CA" w16cex:dateUtc="2026-07-21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F3EE03" w16cid:durableId="5693F3F5"/>
  <w16cid:commentId w16cid:paraId="0EA30AF0" w16cid:durableId="7A56F977"/>
  <w16cid:commentId w16cid:paraId="7090E427" w16cid:durableId="02362FDA"/>
  <w16cid:commentId w16cid:paraId="698AA40D" w16cid:durableId="7F6ACDEB"/>
  <w16cid:commentId w16cid:paraId="4097FEA6" w16cid:durableId="0E6BF30E"/>
  <w16cid:commentId w16cid:paraId="7A0E585B" w16cid:durableId="121A8F18"/>
  <w16cid:commentId w16cid:paraId="6DF7FB39" w16cid:durableId="5AF11A7B"/>
  <w16cid:commentId w16cid:paraId="58B43A14" w16cid:durableId="3C84B53D"/>
  <w16cid:commentId w16cid:paraId="7B20B0E0" w16cid:durableId="4E3B5035"/>
  <w16cid:commentId w16cid:paraId="098A3B51" w16cid:durableId="494A23AA"/>
  <w16cid:commentId w16cid:paraId="5A7820E5" w16cid:durableId="22072400"/>
  <w16cid:commentId w16cid:paraId="52B1E8A8" w16cid:durableId="26583A98"/>
  <w16cid:commentId w16cid:paraId="398C24AB" w16cid:durableId="51E3BFDF"/>
  <w16cid:commentId w16cid:paraId="5788B6D0" w16cid:durableId="6C12DF04"/>
  <w16cid:commentId w16cid:paraId="13A129F3" w16cid:durableId="45296EC3"/>
  <w16cid:commentId w16cid:paraId="2E27D79A" w16cid:durableId="6DF546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73DE"/>
    <w:multiLevelType w:val="hybridMultilevel"/>
    <w:tmpl w:val="7DB2BA1A"/>
    <w:lvl w:ilvl="0" w:tplc="F49CB9EA">
      <w:start w:val="1"/>
      <w:numFmt w:val="bullet"/>
      <w:lvlText w:val="•"/>
      <w:lvlJc w:val="left"/>
      <w:pPr>
        <w:ind w:left="360" w:hanging="260"/>
      </w:pPr>
      <w:rPr>
        <w:rFonts w:hint="default" w:ascii="Symbol" w:hAnsi="Symbol"/>
      </w:rPr>
    </w:lvl>
    <w:lvl w:ilvl="1" w:tplc="D0700160">
      <w:start w:val="1"/>
      <w:numFmt w:val="bullet"/>
      <w:lvlText w:val="o"/>
      <w:lvlJc w:val="left"/>
      <w:pPr>
        <w:ind w:left="1440" w:hanging="360"/>
      </w:pPr>
      <w:rPr>
        <w:rFonts w:hint="default" w:ascii="Courier New" w:hAnsi="Courier New"/>
      </w:rPr>
    </w:lvl>
    <w:lvl w:ilvl="2" w:tplc="00DAF9D4">
      <w:start w:val="1"/>
      <w:numFmt w:val="bullet"/>
      <w:lvlText w:val=""/>
      <w:lvlJc w:val="left"/>
      <w:pPr>
        <w:ind w:left="2160" w:hanging="360"/>
      </w:pPr>
      <w:rPr>
        <w:rFonts w:hint="default" w:ascii="Wingdings" w:hAnsi="Wingdings"/>
      </w:rPr>
    </w:lvl>
    <w:lvl w:ilvl="3" w:tplc="F47AB678">
      <w:start w:val="1"/>
      <w:numFmt w:val="bullet"/>
      <w:lvlText w:val=""/>
      <w:lvlJc w:val="left"/>
      <w:pPr>
        <w:ind w:left="2880" w:hanging="360"/>
      </w:pPr>
      <w:rPr>
        <w:rFonts w:hint="default" w:ascii="Symbol" w:hAnsi="Symbol"/>
      </w:rPr>
    </w:lvl>
    <w:lvl w:ilvl="4" w:tplc="D188FDCC">
      <w:start w:val="1"/>
      <w:numFmt w:val="bullet"/>
      <w:lvlText w:val="o"/>
      <w:lvlJc w:val="left"/>
      <w:pPr>
        <w:ind w:left="3600" w:hanging="360"/>
      </w:pPr>
      <w:rPr>
        <w:rFonts w:hint="default" w:ascii="Courier New" w:hAnsi="Courier New"/>
      </w:rPr>
    </w:lvl>
    <w:lvl w:ilvl="5" w:tplc="298405E6">
      <w:start w:val="1"/>
      <w:numFmt w:val="bullet"/>
      <w:lvlText w:val=""/>
      <w:lvlJc w:val="left"/>
      <w:pPr>
        <w:ind w:left="4320" w:hanging="360"/>
      </w:pPr>
      <w:rPr>
        <w:rFonts w:hint="default" w:ascii="Wingdings" w:hAnsi="Wingdings"/>
      </w:rPr>
    </w:lvl>
    <w:lvl w:ilvl="6" w:tplc="C9A2E0DA">
      <w:start w:val="1"/>
      <w:numFmt w:val="bullet"/>
      <w:lvlText w:val=""/>
      <w:lvlJc w:val="left"/>
      <w:pPr>
        <w:ind w:left="5040" w:hanging="360"/>
      </w:pPr>
      <w:rPr>
        <w:rFonts w:hint="default" w:ascii="Symbol" w:hAnsi="Symbol"/>
      </w:rPr>
    </w:lvl>
    <w:lvl w:ilvl="7" w:tplc="8C2AC52E">
      <w:start w:val="1"/>
      <w:numFmt w:val="bullet"/>
      <w:lvlText w:val="o"/>
      <w:lvlJc w:val="left"/>
      <w:pPr>
        <w:ind w:left="5760" w:hanging="360"/>
      </w:pPr>
      <w:rPr>
        <w:rFonts w:hint="default" w:ascii="Courier New" w:hAnsi="Courier New"/>
      </w:rPr>
    </w:lvl>
    <w:lvl w:ilvl="8" w:tplc="10A84D68">
      <w:start w:val="1"/>
      <w:numFmt w:val="bullet"/>
      <w:lvlText w:val=""/>
      <w:lvlJc w:val="left"/>
      <w:pPr>
        <w:ind w:left="6480" w:hanging="360"/>
      </w:pPr>
      <w:rPr>
        <w:rFonts w:hint="default" w:ascii="Wingdings" w:hAnsi="Wingdings"/>
      </w:rPr>
    </w:lvl>
  </w:abstractNum>
  <w:abstractNum w:abstractNumId="1" w15:restartNumberingAfterBreak="0">
    <w:nsid w:val="1127607B"/>
    <w:multiLevelType w:val="hybridMultilevel"/>
    <w:tmpl w:val="EF483246"/>
    <w:lvl w:ilvl="0" w:tplc="FF6A1F06">
      <w:start w:val="1"/>
      <w:numFmt w:val="bullet"/>
      <w:lvlText w:val=""/>
      <w:lvlJc w:val="left"/>
      <w:pPr>
        <w:ind w:left="720" w:hanging="360"/>
      </w:pPr>
      <w:rPr>
        <w:rFonts w:hint="default" w:ascii="Symbol" w:hAnsi="Symbol"/>
      </w:rPr>
    </w:lvl>
    <w:lvl w:ilvl="1" w:tplc="714AA9FC">
      <w:start w:val="1"/>
      <w:numFmt w:val="bullet"/>
      <w:lvlText w:val="o"/>
      <w:lvlJc w:val="left"/>
      <w:pPr>
        <w:ind w:left="1440" w:hanging="360"/>
      </w:pPr>
      <w:rPr>
        <w:rFonts w:hint="default" w:ascii="Courier New" w:hAnsi="Courier New"/>
      </w:rPr>
    </w:lvl>
    <w:lvl w:ilvl="2" w:tplc="C994E6B2">
      <w:start w:val="1"/>
      <w:numFmt w:val="bullet"/>
      <w:lvlText w:val=""/>
      <w:lvlJc w:val="left"/>
      <w:pPr>
        <w:ind w:left="2160" w:hanging="360"/>
      </w:pPr>
      <w:rPr>
        <w:rFonts w:hint="default" w:ascii="Wingdings" w:hAnsi="Wingdings"/>
      </w:rPr>
    </w:lvl>
    <w:lvl w:ilvl="3" w:tplc="FD7AFC62">
      <w:start w:val="1"/>
      <w:numFmt w:val="bullet"/>
      <w:lvlText w:val=""/>
      <w:lvlJc w:val="left"/>
      <w:pPr>
        <w:ind w:left="2880" w:hanging="360"/>
      </w:pPr>
      <w:rPr>
        <w:rFonts w:hint="default" w:ascii="Symbol" w:hAnsi="Symbol"/>
      </w:rPr>
    </w:lvl>
    <w:lvl w:ilvl="4" w:tplc="006EF33E">
      <w:start w:val="1"/>
      <w:numFmt w:val="bullet"/>
      <w:lvlText w:val="o"/>
      <w:lvlJc w:val="left"/>
      <w:pPr>
        <w:ind w:left="3600" w:hanging="360"/>
      </w:pPr>
      <w:rPr>
        <w:rFonts w:hint="default" w:ascii="Courier New" w:hAnsi="Courier New"/>
      </w:rPr>
    </w:lvl>
    <w:lvl w:ilvl="5" w:tplc="35F8F98A">
      <w:start w:val="1"/>
      <w:numFmt w:val="bullet"/>
      <w:lvlText w:val=""/>
      <w:lvlJc w:val="left"/>
      <w:pPr>
        <w:ind w:left="4320" w:hanging="360"/>
      </w:pPr>
      <w:rPr>
        <w:rFonts w:hint="default" w:ascii="Wingdings" w:hAnsi="Wingdings"/>
      </w:rPr>
    </w:lvl>
    <w:lvl w:ilvl="6" w:tplc="C0B4610A">
      <w:start w:val="1"/>
      <w:numFmt w:val="bullet"/>
      <w:lvlText w:val=""/>
      <w:lvlJc w:val="left"/>
      <w:pPr>
        <w:ind w:left="5040" w:hanging="360"/>
      </w:pPr>
      <w:rPr>
        <w:rFonts w:hint="default" w:ascii="Symbol" w:hAnsi="Symbol"/>
      </w:rPr>
    </w:lvl>
    <w:lvl w:ilvl="7" w:tplc="5A6A23F2">
      <w:start w:val="1"/>
      <w:numFmt w:val="bullet"/>
      <w:lvlText w:val="o"/>
      <w:lvlJc w:val="left"/>
      <w:pPr>
        <w:ind w:left="5760" w:hanging="360"/>
      </w:pPr>
      <w:rPr>
        <w:rFonts w:hint="default" w:ascii="Courier New" w:hAnsi="Courier New"/>
      </w:rPr>
    </w:lvl>
    <w:lvl w:ilvl="8" w:tplc="812042C8">
      <w:start w:val="1"/>
      <w:numFmt w:val="bullet"/>
      <w:lvlText w:val=""/>
      <w:lvlJc w:val="left"/>
      <w:pPr>
        <w:ind w:left="6480" w:hanging="360"/>
      </w:pPr>
      <w:rPr>
        <w:rFonts w:hint="default" w:ascii="Wingdings" w:hAnsi="Wingdings"/>
      </w:rPr>
    </w:lvl>
  </w:abstractNum>
  <w:abstractNum w:abstractNumId="2" w15:restartNumberingAfterBreak="0">
    <w:nsid w:val="15D29554"/>
    <w:multiLevelType w:val="hybridMultilevel"/>
    <w:tmpl w:val="04684548"/>
    <w:lvl w:ilvl="0" w:tplc="2F4CD4EE">
      <w:start w:val="1"/>
      <w:numFmt w:val="bullet"/>
      <w:lvlText w:val="•"/>
      <w:lvlJc w:val="left"/>
      <w:pPr>
        <w:ind w:left="360" w:hanging="260"/>
      </w:pPr>
      <w:rPr>
        <w:rFonts w:hint="default" w:ascii="Symbol" w:hAnsi="Symbol"/>
      </w:rPr>
    </w:lvl>
    <w:lvl w:ilvl="1" w:tplc="423A1768">
      <w:start w:val="1"/>
      <w:numFmt w:val="bullet"/>
      <w:lvlText w:val="◦"/>
      <w:lvlJc w:val="left"/>
      <w:pPr>
        <w:ind w:left="720" w:hanging="260"/>
      </w:pPr>
      <w:rPr>
        <w:rFonts w:hint="default" w:ascii="Symbol" w:hAnsi="Symbol"/>
      </w:rPr>
    </w:lvl>
    <w:lvl w:ilvl="2" w:tplc="351267B6">
      <w:start w:val="1"/>
      <w:numFmt w:val="bullet"/>
      <w:lvlText w:val=""/>
      <w:lvlJc w:val="left"/>
      <w:pPr>
        <w:ind w:left="2160" w:hanging="360"/>
      </w:pPr>
      <w:rPr>
        <w:rFonts w:hint="default" w:ascii="Wingdings" w:hAnsi="Wingdings"/>
      </w:rPr>
    </w:lvl>
    <w:lvl w:ilvl="3" w:tplc="4BA42AE4">
      <w:start w:val="1"/>
      <w:numFmt w:val="bullet"/>
      <w:lvlText w:val=""/>
      <w:lvlJc w:val="left"/>
      <w:pPr>
        <w:ind w:left="2880" w:hanging="360"/>
      </w:pPr>
      <w:rPr>
        <w:rFonts w:hint="default" w:ascii="Symbol" w:hAnsi="Symbol"/>
      </w:rPr>
    </w:lvl>
    <w:lvl w:ilvl="4" w:tplc="FB1AB3B4">
      <w:start w:val="1"/>
      <w:numFmt w:val="bullet"/>
      <w:lvlText w:val="o"/>
      <w:lvlJc w:val="left"/>
      <w:pPr>
        <w:ind w:left="3600" w:hanging="360"/>
      </w:pPr>
      <w:rPr>
        <w:rFonts w:hint="default" w:ascii="Courier New" w:hAnsi="Courier New"/>
      </w:rPr>
    </w:lvl>
    <w:lvl w:ilvl="5" w:tplc="B62676A8">
      <w:start w:val="1"/>
      <w:numFmt w:val="bullet"/>
      <w:lvlText w:val=""/>
      <w:lvlJc w:val="left"/>
      <w:pPr>
        <w:ind w:left="4320" w:hanging="360"/>
      </w:pPr>
      <w:rPr>
        <w:rFonts w:hint="default" w:ascii="Wingdings" w:hAnsi="Wingdings"/>
      </w:rPr>
    </w:lvl>
    <w:lvl w:ilvl="6" w:tplc="7F80C2B4">
      <w:start w:val="1"/>
      <w:numFmt w:val="bullet"/>
      <w:lvlText w:val=""/>
      <w:lvlJc w:val="left"/>
      <w:pPr>
        <w:ind w:left="5040" w:hanging="360"/>
      </w:pPr>
      <w:rPr>
        <w:rFonts w:hint="default" w:ascii="Symbol" w:hAnsi="Symbol"/>
      </w:rPr>
    </w:lvl>
    <w:lvl w:ilvl="7" w:tplc="EF80BE7E">
      <w:start w:val="1"/>
      <w:numFmt w:val="bullet"/>
      <w:lvlText w:val="o"/>
      <w:lvlJc w:val="left"/>
      <w:pPr>
        <w:ind w:left="5760" w:hanging="360"/>
      </w:pPr>
      <w:rPr>
        <w:rFonts w:hint="default" w:ascii="Courier New" w:hAnsi="Courier New"/>
      </w:rPr>
    </w:lvl>
    <w:lvl w:ilvl="8" w:tplc="658E5C02">
      <w:start w:val="1"/>
      <w:numFmt w:val="bullet"/>
      <w:lvlText w:val=""/>
      <w:lvlJc w:val="left"/>
      <w:pPr>
        <w:ind w:left="6480" w:hanging="360"/>
      </w:pPr>
      <w:rPr>
        <w:rFonts w:hint="default" w:ascii="Wingdings" w:hAnsi="Wingdings"/>
      </w:rPr>
    </w:lvl>
  </w:abstractNum>
  <w:abstractNum w:abstractNumId="3" w15:restartNumberingAfterBreak="0">
    <w:nsid w:val="2075599B"/>
    <w:multiLevelType w:val="hybridMultilevel"/>
    <w:tmpl w:val="933CCC06"/>
    <w:lvl w:ilvl="0" w:tplc="8FFC2C6C">
      <w:start w:val="1"/>
      <w:numFmt w:val="decimal"/>
      <w:lvlText w:val="%1)"/>
      <w:lvlJc w:val="left"/>
      <w:pPr>
        <w:ind w:left="720" w:hanging="360"/>
      </w:pPr>
    </w:lvl>
    <w:lvl w:ilvl="1" w:tplc="B0543274">
      <w:start w:val="1"/>
      <w:numFmt w:val="lowerLetter"/>
      <w:lvlText w:val="%2."/>
      <w:lvlJc w:val="left"/>
      <w:pPr>
        <w:ind w:left="1440" w:hanging="360"/>
      </w:pPr>
    </w:lvl>
    <w:lvl w:ilvl="2" w:tplc="12ACA2AC">
      <w:start w:val="1"/>
      <w:numFmt w:val="lowerRoman"/>
      <w:lvlText w:val="%3."/>
      <w:lvlJc w:val="right"/>
      <w:pPr>
        <w:ind w:left="2160" w:hanging="180"/>
      </w:pPr>
    </w:lvl>
    <w:lvl w:ilvl="3" w:tplc="3544F6CC">
      <w:start w:val="1"/>
      <w:numFmt w:val="decimal"/>
      <w:lvlText w:val="%4."/>
      <w:lvlJc w:val="left"/>
      <w:pPr>
        <w:ind w:left="2880" w:hanging="360"/>
      </w:pPr>
    </w:lvl>
    <w:lvl w:ilvl="4" w:tplc="A2C2975E">
      <w:start w:val="1"/>
      <w:numFmt w:val="lowerLetter"/>
      <w:lvlText w:val="%5."/>
      <w:lvlJc w:val="left"/>
      <w:pPr>
        <w:ind w:left="3600" w:hanging="360"/>
      </w:pPr>
    </w:lvl>
    <w:lvl w:ilvl="5" w:tplc="774880F4">
      <w:start w:val="1"/>
      <w:numFmt w:val="lowerRoman"/>
      <w:lvlText w:val="%6."/>
      <w:lvlJc w:val="right"/>
      <w:pPr>
        <w:ind w:left="4320" w:hanging="180"/>
      </w:pPr>
    </w:lvl>
    <w:lvl w:ilvl="6" w:tplc="72C686F4">
      <w:start w:val="1"/>
      <w:numFmt w:val="decimal"/>
      <w:lvlText w:val="%7."/>
      <w:lvlJc w:val="left"/>
      <w:pPr>
        <w:ind w:left="5040" w:hanging="360"/>
      </w:pPr>
    </w:lvl>
    <w:lvl w:ilvl="7" w:tplc="BDD4F1C0">
      <w:start w:val="1"/>
      <w:numFmt w:val="lowerLetter"/>
      <w:lvlText w:val="%8."/>
      <w:lvlJc w:val="left"/>
      <w:pPr>
        <w:ind w:left="5760" w:hanging="360"/>
      </w:pPr>
    </w:lvl>
    <w:lvl w:ilvl="8" w:tplc="ECFAD3EE">
      <w:start w:val="1"/>
      <w:numFmt w:val="lowerRoman"/>
      <w:lvlText w:val="%9."/>
      <w:lvlJc w:val="right"/>
      <w:pPr>
        <w:ind w:left="6480" w:hanging="180"/>
      </w:pPr>
    </w:lvl>
  </w:abstractNum>
  <w:abstractNum w:abstractNumId="4" w15:restartNumberingAfterBreak="0">
    <w:nsid w:val="23F7B334"/>
    <w:multiLevelType w:val="hybridMultilevel"/>
    <w:tmpl w:val="D1C8A422"/>
    <w:lvl w:ilvl="0" w:tplc="3318759C">
      <w:start w:val="1"/>
      <w:numFmt w:val="bullet"/>
      <w:lvlText w:val="•"/>
      <w:lvlJc w:val="left"/>
      <w:pPr>
        <w:ind w:left="360" w:hanging="260"/>
      </w:pPr>
      <w:rPr>
        <w:rFonts w:hint="default" w:ascii="Symbol" w:hAnsi="Symbol"/>
      </w:rPr>
    </w:lvl>
    <w:lvl w:ilvl="1" w:tplc="5EA8EE42">
      <w:start w:val="1"/>
      <w:numFmt w:val="bullet"/>
      <w:lvlText w:val="o"/>
      <w:lvlJc w:val="left"/>
      <w:pPr>
        <w:ind w:left="1440" w:hanging="360"/>
      </w:pPr>
      <w:rPr>
        <w:rFonts w:hint="default" w:ascii="Courier New" w:hAnsi="Courier New"/>
      </w:rPr>
    </w:lvl>
    <w:lvl w:ilvl="2" w:tplc="207EC7A8">
      <w:start w:val="1"/>
      <w:numFmt w:val="bullet"/>
      <w:lvlText w:val=""/>
      <w:lvlJc w:val="left"/>
      <w:pPr>
        <w:ind w:left="2160" w:hanging="360"/>
      </w:pPr>
      <w:rPr>
        <w:rFonts w:hint="default" w:ascii="Wingdings" w:hAnsi="Wingdings"/>
      </w:rPr>
    </w:lvl>
    <w:lvl w:ilvl="3" w:tplc="20081F44">
      <w:start w:val="1"/>
      <w:numFmt w:val="bullet"/>
      <w:lvlText w:val=""/>
      <w:lvlJc w:val="left"/>
      <w:pPr>
        <w:ind w:left="2880" w:hanging="360"/>
      </w:pPr>
      <w:rPr>
        <w:rFonts w:hint="default" w:ascii="Symbol" w:hAnsi="Symbol"/>
      </w:rPr>
    </w:lvl>
    <w:lvl w:ilvl="4" w:tplc="B9406E1C">
      <w:start w:val="1"/>
      <w:numFmt w:val="bullet"/>
      <w:lvlText w:val="o"/>
      <w:lvlJc w:val="left"/>
      <w:pPr>
        <w:ind w:left="3600" w:hanging="360"/>
      </w:pPr>
      <w:rPr>
        <w:rFonts w:hint="default" w:ascii="Courier New" w:hAnsi="Courier New"/>
      </w:rPr>
    </w:lvl>
    <w:lvl w:ilvl="5" w:tplc="AC98E85C">
      <w:start w:val="1"/>
      <w:numFmt w:val="bullet"/>
      <w:lvlText w:val=""/>
      <w:lvlJc w:val="left"/>
      <w:pPr>
        <w:ind w:left="4320" w:hanging="360"/>
      </w:pPr>
      <w:rPr>
        <w:rFonts w:hint="default" w:ascii="Wingdings" w:hAnsi="Wingdings"/>
      </w:rPr>
    </w:lvl>
    <w:lvl w:ilvl="6" w:tplc="D84467C4">
      <w:start w:val="1"/>
      <w:numFmt w:val="bullet"/>
      <w:lvlText w:val=""/>
      <w:lvlJc w:val="left"/>
      <w:pPr>
        <w:ind w:left="5040" w:hanging="360"/>
      </w:pPr>
      <w:rPr>
        <w:rFonts w:hint="default" w:ascii="Symbol" w:hAnsi="Symbol"/>
      </w:rPr>
    </w:lvl>
    <w:lvl w:ilvl="7" w:tplc="319210B6">
      <w:start w:val="1"/>
      <w:numFmt w:val="bullet"/>
      <w:lvlText w:val="o"/>
      <w:lvlJc w:val="left"/>
      <w:pPr>
        <w:ind w:left="5760" w:hanging="360"/>
      </w:pPr>
      <w:rPr>
        <w:rFonts w:hint="default" w:ascii="Courier New" w:hAnsi="Courier New"/>
      </w:rPr>
    </w:lvl>
    <w:lvl w:ilvl="8" w:tplc="715407A0">
      <w:start w:val="1"/>
      <w:numFmt w:val="bullet"/>
      <w:lvlText w:val=""/>
      <w:lvlJc w:val="left"/>
      <w:pPr>
        <w:ind w:left="6480" w:hanging="360"/>
      </w:pPr>
      <w:rPr>
        <w:rFonts w:hint="default" w:ascii="Wingdings" w:hAnsi="Wingdings"/>
      </w:rPr>
    </w:lvl>
  </w:abstractNum>
  <w:abstractNum w:abstractNumId="5" w15:restartNumberingAfterBreak="0">
    <w:nsid w:val="26F2EA58"/>
    <w:multiLevelType w:val="hybridMultilevel"/>
    <w:tmpl w:val="80441B0C"/>
    <w:lvl w:ilvl="0" w:tplc="FDD44E4C">
      <w:start w:val="1"/>
      <w:numFmt w:val="decimal"/>
      <w:lvlText w:val="%1)"/>
      <w:lvlJc w:val="left"/>
      <w:pPr>
        <w:ind w:left="1080" w:hanging="360"/>
      </w:pPr>
    </w:lvl>
    <w:lvl w:ilvl="1" w:tplc="10140F8C">
      <w:start w:val="1"/>
      <w:numFmt w:val="lowerLetter"/>
      <w:lvlText w:val="%2."/>
      <w:lvlJc w:val="left"/>
      <w:pPr>
        <w:ind w:left="1440" w:hanging="360"/>
      </w:pPr>
    </w:lvl>
    <w:lvl w:ilvl="2" w:tplc="BDAC13DE">
      <w:start w:val="1"/>
      <w:numFmt w:val="lowerRoman"/>
      <w:lvlText w:val="%3."/>
      <w:lvlJc w:val="right"/>
      <w:pPr>
        <w:ind w:left="2160" w:hanging="180"/>
      </w:pPr>
    </w:lvl>
    <w:lvl w:ilvl="3" w:tplc="7F02ED26">
      <w:start w:val="1"/>
      <w:numFmt w:val="decimal"/>
      <w:lvlText w:val="%4."/>
      <w:lvlJc w:val="left"/>
      <w:pPr>
        <w:ind w:left="2880" w:hanging="360"/>
      </w:pPr>
    </w:lvl>
    <w:lvl w:ilvl="4" w:tplc="6CC4F3D6">
      <w:start w:val="1"/>
      <w:numFmt w:val="lowerLetter"/>
      <w:lvlText w:val="%5."/>
      <w:lvlJc w:val="left"/>
      <w:pPr>
        <w:ind w:left="3600" w:hanging="360"/>
      </w:pPr>
    </w:lvl>
    <w:lvl w:ilvl="5" w:tplc="14B6CFB8">
      <w:start w:val="1"/>
      <w:numFmt w:val="lowerRoman"/>
      <w:lvlText w:val="%6."/>
      <w:lvlJc w:val="right"/>
      <w:pPr>
        <w:ind w:left="4320" w:hanging="180"/>
      </w:pPr>
    </w:lvl>
    <w:lvl w:ilvl="6" w:tplc="6BF29024">
      <w:start w:val="1"/>
      <w:numFmt w:val="decimal"/>
      <w:lvlText w:val="%7."/>
      <w:lvlJc w:val="left"/>
      <w:pPr>
        <w:ind w:left="5040" w:hanging="360"/>
      </w:pPr>
    </w:lvl>
    <w:lvl w:ilvl="7" w:tplc="41C8087E">
      <w:start w:val="1"/>
      <w:numFmt w:val="lowerLetter"/>
      <w:lvlText w:val="%8."/>
      <w:lvlJc w:val="left"/>
      <w:pPr>
        <w:ind w:left="5760" w:hanging="360"/>
      </w:pPr>
    </w:lvl>
    <w:lvl w:ilvl="8" w:tplc="49CA2BA2">
      <w:start w:val="1"/>
      <w:numFmt w:val="lowerRoman"/>
      <w:lvlText w:val="%9."/>
      <w:lvlJc w:val="right"/>
      <w:pPr>
        <w:ind w:left="6480" w:hanging="180"/>
      </w:pPr>
    </w:lvl>
  </w:abstractNum>
  <w:abstractNum w:abstractNumId="6" w15:restartNumberingAfterBreak="0">
    <w:nsid w:val="292A6D45"/>
    <w:multiLevelType w:val="hybridMultilevel"/>
    <w:tmpl w:val="59E62BE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A6E4F6E"/>
    <w:multiLevelType w:val="hybridMultilevel"/>
    <w:tmpl w:val="55F02C4E"/>
    <w:lvl w:ilvl="0" w:tplc="04090001">
      <w:start w:val="1"/>
      <w:numFmt w:val="bullet"/>
      <w:lvlText w:val=""/>
      <w:lvlJc w:val="left"/>
      <w:pPr>
        <w:ind w:left="720" w:hanging="360"/>
      </w:pPr>
      <w:rPr>
        <w:rFonts w:hint="default" w:ascii="Symbol" w:hAnsi="Symbo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37E7BB"/>
    <w:multiLevelType w:val="hybridMultilevel"/>
    <w:tmpl w:val="AED6E0DE"/>
    <w:lvl w:ilvl="0" w:tplc="55B43F00">
      <w:start w:val="1"/>
      <w:numFmt w:val="bullet"/>
      <w:lvlText w:val="•"/>
      <w:lvlJc w:val="left"/>
      <w:pPr>
        <w:ind w:left="360" w:hanging="260"/>
      </w:pPr>
      <w:rPr>
        <w:rFonts w:hint="default" w:ascii="Symbol" w:hAnsi="Symbol"/>
      </w:rPr>
    </w:lvl>
    <w:lvl w:ilvl="1" w:tplc="7740602C">
      <w:start w:val="1"/>
      <w:numFmt w:val="bullet"/>
      <w:lvlText w:val="o"/>
      <w:lvlJc w:val="left"/>
      <w:pPr>
        <w:ind w:left="1440" w:hanging="360"/>
      </w:pPr>
      <w:rPr>
        <w:rFonts w:hint="default" w:ascii="Courier New" w:hAnsi="Courier New"/>
      </w:rPr>
    </w:lvl>
    <w:lvl w:ilvl="2" w:tplc="EAE4DC42">
      <w:start w:val="1"/>
      <w:numFmt w:val="bullet"/>
      <w:lvlText w:val=""/>
      <w:lvlJc w:val="left"/>
      <w:pPr>
        <w:ind w:left="2160" w:hanging="360"/>
      </w:pPr>
      <w:rPr>
        <w:rFonts w:hint="default" w:ascii="Wingdings" w:hAnsi="Wingdings"/>
      </w:rPr>
    </w:lvl>
    <w:lvl w:ilvl="3" w:tplc="6CA4339C">
      <w:start w:val="1"/>
      <w:numFmt w:val="bullet"/>
      <w:lvlText w:val=""/>
      <w:lvlJc w:val="left"/>
      <w:pPr>
        <w:ind w:left="2880" w:hanging="360"/>
      </w:pPr>
      <w:rPr>
        <w:rFonts w:hint="default" w:ascii="Symbol" w:hAnsi="Symbol"/>
      </w:rPr>
    </w:lvl>
    <w:lvl w:ilvl="4" w:tplc="2E24A6F4">
      <w:start w:val="1"/>
      <w:numFmt w:val="bullet"/>
      <w:lvlText w:val="o"/>
      <w:lvlJc w:val="left"/>
      <w:pPr>
        <w:ind w:left="3600" w:hanging="360"/>
      </w:pPr>
      <w:rPr>
        <w:rFonts w:hint="default" w:ascii="Courier New" w:hAnsi="Courier New"/>
      </w:rPr>
    </w:lvl>
    <w:lvl w:ilvl="5" w:tplc="7C28A6F6">
      <w:start w:val="1"/>
      <w:numFmt w:val="bullet"/>
      <w:lvlText w:val=""/>
      <w:lvlJc w:val="left"/>
      <w:pPr>
        <w:ind w:left="4320" w:hanging="360"/>
      </w:pPr>
      <w:rPr>
        <w:rFonts w:hint="default" w:ascii="Wingdings" w:hAnsi="Wingdings"/>
      </w:rPr>
    </w:lvl>
    <w:lvl w:ilvl="6" w:tplc="961640BA">
      <w:start w:val="1"/>
      <w:numFmt w:val="bullet"/>
      <w:lvlText w:val=""/>
      <w:lvlJc w:val="left"/>
      <w:pPr>
        <w:ind w:left="5040" w:hanging="360"/>
      </w:pPr>
      <w:rPr>
        <w:rFonts w:hint="default" w:ascii="Symbol" w:hAnsi="Symbol"/>
      </w:rPr>
    </w:lvl>
    <w:lvl w:ilvl="7" w:tplc="8BC81FC8">
      <w:start w:val="1"/>
      <w:numFmt w:val="bullet"/>
      <w:lvlText w:val="o"/>
      <w:lvlJc w:val="left"/>
      <w:pPr>
        <w:ind w:left="5760" w:hanging="360"/>
      </w:pPr>
      <w:rPr>
        <w:rFonts w:hint="default" w:ascii="Courier New" w:hAnsi="Courier New"/>
      </w:rPr>
    </w:lvl>
    <w:lvl w:ilvl="8" w:tplc="A5DC9518">
      <w:start w:val="1"/>
      <w:numFmt w:val="bullet"/>
      <w:lvlText w:val=""/>
      <w:lvlJc w:val="left"/>
      <w:pPr>
        <w:ind w:left="6480" w:hanging="360"/>
      </w:pPr>
      <w:rPr>
        <w:rFonts w:hint="default" w:ascii="Wingdings" w:hAnsi="Wingdings"/>
      </w:rPr>
    </w:lvl>
  </w:abstractNum>
  <w:abstractNum w:abstractNumId="9" w15:restartNumberingAfterBreak="0">
    <w:nsid w:val="6D3D5BB0"/>
    <w:multiLevelType w:val="hybridMultilevel"/>
    <w:tmpl w:val="11625064"/>
    <w:lvl w:ilvl="0" w:tplc="97F87CC0">
      <w:start w:val="1"/>
      <w:numFmt w:val="bullet"/>
      <w:lvlText w:val="•"/>
      <w:lvlJc w:val="left"/>
      <w:pPr>
        <w:ind w:left="360" w:hanging="260"/>
      </w:pPr>
      <w:rPr>
        <w:rFonts w:hint="default" w:ascii="Symbol" w:hAnsi="Symbol"/>
      </w:rPr>
    </w:lvl>
    <w:lvl w:ilvl="1" w:tplc="51EADA14">
      <w:start w:val="1"/>
      <w:numFmt w:val="bullet"/>
      <w:lvlText w:val="o"/>
      <w:lvlJc w:val="left"/>
      <w:pPr>
        <w:ind w:left="1440" w:hanging="360"/>
      </w:pPr>
      <w:rPr>
        <w:rFonts w:hint="default" w:ascii="Courier New" w:hAnsi="Courier New"/>
      </w:rPr>
    </w:lvl>
    <w:lvl w:ilvl="2" w:tplc="F33841B0">
      <w:start w:val="1"/>
      <w:numFmt w:val="bullet"/>
      <w:lvlText w:val=""/>
      <w:lvlJc w:val="left"/>
      <w:pPr>
        <w:ind w:left="2160" w:hanging="360"/>
      </w:pPr>
      <w:rPr>
        <w:rFonts w:hint="default" w:ascii="Wingdings" w:hAnsi="Wingdings"/>
      </w:rPr>
    </w:lvl>
    <w:lvl w:ilvl="3" w:tplc="655CE5D2">
      <w:start w:val="1"/>
      <w:numFmt w:val="bullet"/>
      <w:lvlText w:val=""/>
      <w:lvlJc w:val="left"/>
      <w:pPr>
        <w:ind w:left="2880" w:hanging="360"/>
      </w:pPr>
      <w:rPr>
        <w:rFonts w:hint="default" w:ascii="Symbol" w:hAnsi="Symbol"/>
      </w:rPr>
    </w:lvl>
    <w:lvl w:ilvl="4" w:tplc="549C6FFE">
      <w:start w:val="1"/>
      <w:numFmt w:val="bullet"/>
      <w:lvlText w:val="o"/>
      <w:lvlJc w:val="left"/>
      <w:pPr>
        <w:ind w:left="3600" w:hanging="360"/>
      </w:pPr>
      <w:rPr>
        <w:rFonts w:hint="default" w:ascii="Courier New" w:hAnsi="Courier New"/>
      </w:rPr>
    </w:lvl>
    <w:lvl w:ilvl="5" w:tplc="DB864A62">
      <w:start w:val="1"/>
      <w:numFmt w:val="bullet"/>
      <w:lvlText w:val=""/>
      <w:lvlJc w:val="left"/>
      <w:pPr>
        <w:ind w:left="4320" w:hanging="360"/>
      </w:pPr>
      <w:rPr>
        <w:rFonts w:hint="default" w:ascii="Wingdings" w:hAnsi="Wingdings"/>
      </w:rPr>
    </w:lvl>
    <w:lvl w:ilvl="6" w:tplc="23F27F14">
      <w:start w:val="1"/>
      <w:numFmt w:val="bullet"/>
      <w:lvlText w:val=""/>
      <w:lvlJc w:val="left"/>
      <w:pPr>
        <w:ind w:left="5040" w:hanging="360"/>
      </w:pPr>
      <w:rPr>
        <w:rFonts w:hint="default" w:ascii="Symbol" w:hAnsi="Symbol"/>
      </w:rPr>
    </w:lvl>
    <w:lvl w:ilvl="7" w:tplc="943437CC">
      <w:start w:val="1"/>
      <w:numFmt w:val="bullet"/>
      <w:lvlText w:val="o"/>
      <w:lvlJc w:val="left"/>
      <w:pPr>
        <w:ind w:left="5760" w:hanging="360"/>
      </w:pPr>
      <w:rPr>
        <w:rFonts w:hint="default" w:ascii="Courier New" w:hAnsi="Courier New"/>
      </w:rPr>
    </w:lvl>
    <w:lvl w:ilvl="8" w:tplc="1A10239E">
      <w:start w:val="1"/>
      <w:numFmt w:val="bullet"/>
      <w:lvlText w:val=""/>
      <w:lvlJc w:val="left"/>
      <w:pPr>
        <w:ind w:left="6480" w:hanging="360"/>
      </w:pPr>
      <w:rPr>
        <w:rFonts w:hint="default" w:ascii="Wingdings" w:hAnsi="Wingdings"/>
      </w:rPr>
    </w:lvl>
  </w:abstractNum>
  <w:num w:numId="1" w16cid:durableId="2137750332">
    <w:abstractNumId w:val="2"/>
  </w:num>
  <w:num w:numId="2" w16cid:durableId="1616014842">
    <w:abstractNumId w:val="9"/>
  </w:num>
  <w:num w:numId="3" w16cid:durableId="1145202975">
    <w:abstractNumId w:val="3"/>
  </w:num>
  <w:num w:numId="4" w16cid:durableId="535236909">
    <w:abstractNumId w:val="0"/>
  </w:num>
  <w:num w:numId="5" w16cid:durableId="1816600715">
    <w:abstractNumId w:val="1"/>
  </w:num>
  <w:num w:numId="6" w16cid:durableId="1679694920">
    <w:abstractNumId w:val="4"/>
  </w:num>
  <w:num w:numId="7" w16cid:durableId="493574109">
    <w:abstractNumId w:val="5"/>
  </w:num>
  <w:num w:numId="8" w16cid:durableId="661935995">
    <w:abstractNumId w:val="8"/>
  </w:num>
  <w:num w:numId="9" w16cid:durableId="2103530351">
    <w:abstractNumId w:val="7"/>
  </w:num>
  <w:num w:numId="10" w16cid:durableId="90657688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a Kanani">
    <w15:presenceInfo w15:providerId="AD" w15:userId="S::skanani@dhananipeg.com::013fc4ac-dfb8-466d-97b0-e72c4eaa65f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6C6C5C"/>
    <w:rsid w:val="000530A1"/>
    <w:rsid w:val="001D74CF"/>
    <w:rsid w:val="002A0411"/>
    <w:rsid w:val="00312B5F"/>
    <w:rsid w:val="00331ACE"/>
    <w:rsid w:val="005903E1"/>
    <w:rsid w:val="0062305F"/>
    <w:rsid w:val="00635238"/>
    <w:rsid w:val="006B6953"/>
    <w:rsid w:val="006F5AC5"/>
    <w:rsid w:val="007D6233"/>
    <w:rsid w:val="008A222E"/>
    <w:rsid w:val="00921324"/>
    <w:rsid w:val="00942237"/>
    <w:rsid w:val="00992D9B"/>
    <w:rsid w:val="0099481A"/>
    <w:rsid w:val="009E3C8E"/>
    <w:rsid w:val="00AA362B"/>
    <w:rsid w:val="00AB5303"/>
    <w:rsid w:val="00C4339A"/>
    <w:rsid w:val="00CC11E0"/>
    <w:rsid w:val="00E62A99"/>
    <w:rsid w:val="00ED283A"/>
    <w:rsid w:val="04F21BF5"/>
    <w:rsid w:val="0C6B07B1"/>
    <w:rsid w:val="0C974575"/>
    <w:rsid w:val="0CFB12E2"/>
    <w:rsid w:val="1168C7E1"/>
    <w:rsid w:val="122A4193"/>
    <w:rsid w:val="150CEEF3"/>
    <w:rsid w:val="152C51C0"/>
    <w:rsid w:val="1C4087AF"/>
    <w:rsid w:val="23296789"/>
    <w:rsid w:val="236204EA"/>
    <w:rsid w:val="24599BEA"/>
    <w:rsid w:val="248BE6AC"/>
    <w:rsid w:val="256ACBB0"/>
    <w:rsid w:val="2852BC35"/>
    <w:rsid w:val="2C6C6C5C"/>
    <w:rsid w:val="368F7648"/>
    <w:rsid w:val="40AB78D3"/>
    <w:rsid w:val="47F19319"/>
    <w:rsid w:val="486D7C86"/>
    <w:rsid w:val="4985D731"/>
    <w:rsid w:val="4BA3DE97"/>
    <w:rsid w:val="53EADD30"/>
    <w:rsid w:val="5766C7A6"/>
    <w:rsid w:val="5EA90F47"/>
    <w:rsid w:val="5FEF7272"/>
    <w:rsid w:val="637917B7"/>
    <w:rsid w:val="63FD6DBC"/>
    <w:rsid w:val="6A56B58D"/>
    <w:rsid w:val="6F273B43"/>
    <w:rsid w:val="78B64700"/>
    <w:rsid w:val="7C391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20C10"/>
  <w15:chartTrackingRefBased/>
  <w15:docId w15:val="{EFDFFACC-30BB-431D-A5CE-648838D926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0C97457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C974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C974575"/>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C974575"/>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ommentReference">
    <w:name w:val="Comment Reference"/>
    <w:basedOn w:val="DefaultParagraphFont"/>
    <w:uiPriority w:val="99"/>
    <w:semiHidden/>
    <w:unhideWhenUsed/>
    <w:rsid w:val="006F5AC5"/>
    <w:rPr>
      <w:sz w:val="16"/>
      <w:szCs w:val="16"/>
    </w:rPr>
  </w:style>
  <w:style w:type="paragraph" w:styleId="CommentText">
    <w:name w:val="Comment Text"/>
    <w:basedOn w:val="Normal"/>
    <w:link w:val="CommentTextChar"/>
    <w:uiPriority w:val="99"/>
    <w:unhideWhenUsed/>
    <w:rsid w:val="006F5AC5"/>
    <w:pPr>
      <w:spacing w:line="240" w:lineRule="auto"/>
    </w:pPr>
    <w:rPr>
      <w:sz w:val="20"/>
      <w:szCs w:val="20"/>
    </w:rPr>
  </w:style>
  <w:style w:type="character" w:styleId="CommentTextChar" w:customStyle="1">
    <w:name w:val="Comment Text Char"/>
    <w:basedOn w:val="DefaultParagraphFont"/>
    <w:link w:val="CommentText"/>
    <w:uiPriority w:val="99"/>
    <w:rsid w:val="006F5AC5"/>
    <w:rPr>
      <w:sz w:val="20"/>
      <w:szCs w:val="20"/>
    </w:rPr>
  </w:style>
  <w:style w:type="paragraph" w:styleId="CommentSubject">
    <w:name w:val="Comment Subject"/>
    <w:basedOn w:val="CommentText"/>
    <w:next w:val="CommentText"/>
    <w:link w:val="CommentSubjectChar"/>
    <w:uiPriority w:val="99"/>
    <w:semiHidden/>
    <w:unhideWhenUsed/>
    <w:rsid w:val="006F5AC5"/>
    <w:rPr>
      <w:b/>
      <w:bCs/>
    </w:rPr>
  </w:style>
  <w:style w:type="character" w:styleId="CommentSubjectChar" w:customStyle="1">
    <w:name w:val="Comment Subject Char"/>
    <w:basedOn w:val="CommentTextChar"/>
    <w:link w:val="CommentSubject"/>
    <w:uiPriority w:val="99"/>
    <w:semiHidden/>
    <w:rsid w:val="006F5AC5"/>
    <w:rPr>
      <w:b/>
      <w:bCs/>
      <w:sz w:val="20"/>
      <w:szCs w:val="20"/>
    </w:rPr>
  </w:style>
  <w:style w:type="paragraph" w:styleId="Revision">
    <w:name w:val="Revision"/>
    <w:hidden/>
    <w:uiPriority w:val="99"/>
    <w:semiHidden/>
    <w:rsid w:val="009213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FD5F86ED25664EBAA82646657D98A3" ma:contentTypeVersion="9" ma:contentTypeDescription="Create a new document." ma:contentTypeScope="" ma:versionID="df684f51710c0c282394a702bbb69608">
  <xsd:schema xmlns:xsd="http://www.w3.org/2001/XMLSchema" xmlns:xs="http://www.w3.org/2001/XMLSchema" xmlns:p="http://schemas.microsoft.com/office/2006/metadata/properties" xmlns:ns3="d84dd045-3d26-4fd8-b57b-a65b14b77185" targetNamespace="http://schemas.microsoft.com/office/2006/metadata/properties" ma:root="true" ma:fieldsID="56f0745053643d9ec3ce2907c96ecc3c" ns3:_="">
    <xsd:import namespace="d84dd045-3d26-4fd8-b57b-a65b14b7718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4dd045-3d26-4fd8-b57b-a65b14b7718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84dd045-3d26-4fd8-b57b-a65b14b77185" xsi:nil="true"/>
  </documentManagement>
</p:properties>
</file>

<file path=customXml/itemProps1.xml><?xml version="1.0" encoding="utf-8"?>
<ds:datastoreItem xmlns:ds="http://schemas.openxmlformats.org/officeDocument/2006/customXml" ds:itemID="{7610CAF9-3374-41D6-8571-CCA92D8E34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4dd045-3d26-4fd8-b57b-a65b14b771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1BCF27-1E0B-4F63-9D15-ABD49C943977}">
  <ds:schemaRefs>
    <ds:schemaRef ds:uri="http://schemas.microsoft.com/sharepoint/v3/contenttype/forms"/>
  </ds:schemaRefs>
</ds:datastoreItem>
</file>

<file path=customXml/itemProps3.xml><?xml version="1.0" encoding="utf-8"?>
<ds:datastoreItem xmlns:ds="http://schemas.openxmlformats.org/officeDocument/2006/customXml" ds:itemID="{DB1C25B6-F902-431D-B8A5-75BED8C4281B}">
  <ds:schemaRefs>
    <ds:schemaRef ds:uri="http://schemas.microsoft.com/office/2006/metadata/properties"/>
    <ds:schemaRef ds:uri="http://schemas.microsoft.com/office/infopath/2007/PartnerControls"/>
    <ds:schemaRef ds:uri="d84dd045-3d26-4fd8-b57b-a65b14b7718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Aftab Ali</dc:creator>
  <keywords/>
  <dc:description/>
  <lastModifiedBy>Aftab Ali</lastModifiedBy>
  <revision>19</revision>
  <dcterms:created xsi:type="dcterms:W3CDTF">2026-07-21T15:06:00.0000000Z</dcterms:created>
  <dcterms:modified xsi:type="dcterms:W3CDTF">2026-08-06T12:49:20.6696502Z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0x01010006FD5F86ED25664EBAA82646657D98A3</vt:lpwstr>
  </property>
  <property fmtid="{D5CDD505-2E9C-101B-9397-08002B2CF9AE}" pid="3" name="MediaServiceImageTags">
    <vt:lpwstr/>
  </property>
</Properties>
</file>